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bookmarkStart w:id="0" w:name="_GoBack" w:displacedByCustomXml="next"/>
    <w:bookmarkEnd w:id="0" w:displacedByCustomXml="next"/>
    <w:sdt>
      <w:sdtPr>
        <w:id w:val="-1919557024"/>
        <w:docPartObj>
          <w:docPartGallery w:val="Cover Pages"/>
          <w:docPartUnique/>
        </w:docPartObj>
      </w:sdtPr>
      <w:sdtEndPr>
        <w:rPr>
          <w:rFonts w:asciiTheme="majorHAnsi" w:eastAsiaTheme="minorEastAsia" w:hAnsiTheme="majorHAnsi"/>
          <w:color w:val="FFFFFF" w:themeColor="background1"/>
          <w:sz w:val="96"/>
          <w:szCs w:val="96"/>
        </w:rPr>
      </w:sdtEndPr>
      <w:sdtContent>
        <w:p w14:paraId="7D14AF88" w14:textId="192EA1A4" w:rsidR="00FF4909" w:rsidRDefault="00DF3C04">
          <w:r>
            <w:rPr>
              <w:noProof/>
            </w:rPr>
            <w:drawing>
              <wp:anchor distT="0" distB="0" distL="114300" distR="114300" simplePos="0" relativeHeight="251659266" behindDoc="1" locked="0" layoutInCell="1" allowOverlap="1" wp14:anchorId="6652BABD" wp14:editId="583F7EBD">
                <wp:simplePos x="0" y="0"/>
                <wp:positionH relativeFrom="column">
                  <wp:posOffset>-283029</wp:posOffset>
                </wp:positionH>
                <wp:positionV relativeFrom="paragraph">
                  <wp:posOffset>-365760</wp:posOffset>
                </wp:positionV>
                <wp:extent cx="8794750" cy="7771765"/>
                <wp:effectExtent l="0" t="0" r="6350" b="635"/>
                <wp:wrapNone/>
                <wp:docPr id="1" name="Picture 1" descr="A herd of cattle grazing on a lush green field&#10;&#10;Description generated with high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tr10.thumb_.dronesx392_0.jpg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94750" cy="7771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FF4909" w14:paraId="14C89EE7" w14:textId="77777777" w:rsidTr="00756AEE">
            <w:tc>
              <w:tcPr>
                <w:tcW w:w="722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E837912" w14:textId="77777777" w:rsidR="00FF4909" w:rsidRDefault="00FF4909">
                <w:pPr>
                  <w:pStyle w:val="NoSpacing"/>
                  <w:rPr>
                    <w:color w:val="1CADE4" w:themeColor="accent1"/>
                  </w:rPr>
                </w:pPr>
              </w:p>
            </w:tc>
          </w:tr>
        </w:tbl>
        <w:p w14:paraId="1C80A3CC" w14:textId="5798BA44" w:rsidR="00FF4909" w:rsidRDefault="00C05924">
          <w:pPr>
            <w:rPr>
              <w:rFonts w:asciiTheme="majorHAnsi" w:eastAsiaTheme="minorEastAsia" w:hAnsiTheme="majorHAnsi"/>
              <w:color w:val="FFFFFF" w:themeColor="background1"/>
              <w:sz w:val="96"/>
              <w:szCs w:val="96"/>
            </w:rPr>
          </w:pPr>
          <w:r w:rsidRPr="00756AEE">
            <w:rPr>
              <w:rFonts w:asciiTheme="majorHAnsi" w:eastAsiaTheme="minorEastAsia" w:hAnsiTheme="majorHAnsi"/>
              <w:noProof/>
              <w:color w:val="FFFFFF" w:themeColor="background1"/>
              <w:sz w:val="96"/>
              <w:szCs w:val="96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40E76F88" wp14:editId="428ED8A3">
                    <wp:simplePos x="0" y="0"/>
                    <wp:positionH relativeFrom="column">
                      <wp:posOffset>153670</wp:posOffset>
                    </wp:positionH>
                    <wp:positionV relativeFrom="paragraph">
                      <wp:posOffset>4476659</wp:posOffset>
                    </wp:positionV>
                    <wp:extent cx="8358324" cy="2030185"/>
                    <wp:effectExtent l="0" t="0" r="5080" b="8255"/>
                    <wp:wrapNone/>
                    <wp:docPr id="4" name="Rectangle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358324" cy="2030185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alpha val="73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C0349A0" w14:textId="77777777" w:rsidR="00DF3C04" w:rsidRPr="00DF3C04" w:rsidRDefault="00DF3C04" w:rsidP="00756AEE">
                                <w:pPr>
                                  <w:pStyle w:val="NoSpacing"/>
                                  <w:spacing w:line="216" w:lineRule="auto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DF3C04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The Contoso Mark 8</w:t>
                                </w:r>
                              </w:p>
                              <w:p w14:paraId="34ED88AB" w14:textId="3F954688" w:rsidR="008A12A5" w:rsidRPr="00756AEE" w:rsidRDefault="00DF3C04" w:rsidP="00756AEE">
                                <w:pPr>
                                  <w:pStyle w:val="NoSpacing"/>
                                  <w:spacing w:line="216" w:lineRule="auto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56"/>
                                  </w:rPr>
                                  <w:t>Quad copter and state of the ar</w:t>
                                </w:r>
                                <w:r w:rsidR="00EC47E6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56"/>
                                  </w:rPr>
                                  <w:t>t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56"/>
                                  </w:rPr>
                                  <w:t xml:space="preserve"> camera  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5486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0E76F88" id="Rectangle 4" o:spid="_x0000_s1026" style="position:absolute;margin-left:12.1pt;margin-top:352.5pt;width:658.15pt;height:159.8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" fillcolor="#2683c6 [3205]" stroked="f" strokeweight="1pt">
                    <v:fill opacity="47802f"/>
                    <v:textbox inset=",,43.2pt">
                      <w:txbxContent>
                        <w:p w14:paraId="4C0349A0" w14:textId="77777777" w:rsidR="00DF3C04" w:rsidRPr="00DF3C04" w:rsidRDefault="00DF3C04" w:rsidP="00756AEE">
                          <w:pPr>
                            <w:pStyle w:val="NoSpacing"/>
                            <w:spacing w:line="216" w:lineRule="auto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r w:rsidRPr="00DF3C04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96"/>
                              <w:szCs w:val="96"/>
                            </w:rPr>
                            <w:t>The Contoso Mark 8</w:t>
                          </w:r>
                        </w:p>
                        <w:p w14:paraId="34ED88AB" w14:textId="3F954688" w:rsidR="008A12A5" w:rsidRPr="00756AEE" w:rsidRDefault="00DF3C04" w:rsidP="00756AEE">
                          <w:pPr>
                            <w:pStyle w:val="NoSpacing"/>
                            <w:spacing w:line="216" w:lineRule="auto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56"/>
                            </w:rPr>
                            <w:t xml:space="preserve">Quad copter and </w:t>
                          </w:r>
                          <w:proofErr w:type="gramStart"/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56"/>
                            </w:rPr>
                            <w:t>state of the ar</w:t>
                          </w:r>
                          <w:r w:rsidR="00EC47E6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56"/>
                            </w:rPr>
                            <w:t>t</w:t>
                          </w:r>
                          <w:bookmarkStart w:id="1" w:name="_GoBack"/>
                          <w:bookmarkEnd w:id="1"/>
                          <w:proofErr w:type="gramEnd"/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56"/>
                            </w:rPr>
                            <w:t xml:space="preserve"> camera     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FF4909">
            <w:rPr>
              <w:rFonts w:asciiTheme="majorHAnsi" w:eastAsiaTheme="minorEastAsia" w:hAnsiTheme="majorHAnsi"/>
              <w:color w:val="FFFFFF" w:themeColor="background1"/>
              <w:sz w:val="96"/>
              <w:szCs w:val="96"/>
            </w:rPr>
            <w:br w:type="page"/>
          </w:r>
        </w:p>
      </w:sdtContent>
    </w:sdt>
    <w:p w14:paraId="6458C344" w14:textId="45480E6D" w:rsidR="00360DFA" w:rsidRPr="0013274D" w:rsidRDefault="0006510F" w:rsidP="00A14B41">
      <w:pPr>
        <w:pStyle w:val="Heading1"/>
        <w:spacing w:before="120" w:line="240" w:lineRule="auto"/>
      </w:pPr>
      <w:r>
        <w:lastRenderedPageBreak/>
        <w:t>Executive summary</w:t>
      </w:r>
    </w:p>
    <w:p w14:paraId="44FF2DD0" w14:textId="587E5FEF" w:rsidR="00052254" w:rsidRPr="00052254" w:rsidRDefault="00052254" w:rsidP="00052254">
      <w:pPr>
        <w:keepNext/>
        <w:framePr w:dropCap="drop" w:lines="3" w:wrap="around" w:vAnchor="text" w:hAnchor="text"/>
        <w:spacing w:after="0" w:line="869" w:lineRule="exact"/>
        <w:textAlignment w:val="baseline"/>
        <w:rPr>
          <w:position w:val="-9"/>
          <w:sz w:val="117"/>
        </w:rPr>
      </w:pPr>
      <w:r w:rsidRPr="00052254">
        <w:rPr>
          <w:color w:val="62A39F" w:themeColor="accent6"/>
          <w:position w:val="-9"/>
          <w:sz w:val="117"/>
        </w:rPr>
        <w:t>T</w:t>
      </w:r>
    </w:p>
    <w:p w14:paraId="0B919692" w14:textId="2A99DE5E" w:rsidR="006369AA" w:rsidRPr="009479B3" w:rsidRDefault="006369AA" w:rsidP="00C5405F">
      <w:r>
        <w:t xml:space="preserve">he current consumer electronics market </w:t>
      </w:r>
      <w:ins w:id="1" w:author="Author">
        <w:r>
          <w:t>is experiencing unprecedented</w:t>
        </w:r>
      </w:ins>
      <w:del w:id="2" w:author="Author">
        <w:r w:rsidDel="00DF7456">
          <w:delText>landscape is rife with</w:delText>
        </w:r>
      </w:del>
      <w:r>
        <w:t xml:space="preserve"> change</w:t>
      </w:r>
      <w:ins w:id="3" w:author="Author">
        <w:r>
          <w:t>—</w:t>
        </w:r>
      </w:ins>
      <w:del w:id="4" w:author="Author">
        <w:r w:rsidDel="00DF7456">
          <w:delText xml:space="preserve"> </w:delText>
        </w:r>
      </w:del>
      <w:r>
        <w:t xml:space="preserve">and </w:t>
      </w:r>
      <w:ins w:id="5" w:author="Author">
        <w:r>
          <w:t xml:space="preserve">with that changes comes great </w:t>
        </w:r>
      </w:ins>
      <w:r>
        <w:t xml:space="preserve">opportunity. </w:t>
      </w:r>
      <w:ins w:id="6" w:author="Author">
        <w:r>
          <w:t xml:space="preserve">Together, </w:t>
        </w:r>
      </w:ins>
      <w:r w:rsidR="00DF3C04">
        <w:t>Adventure Works</w:t>
      </w:r>
      <w:r w:rsidRPr="00006872">
        <w:t xml:space="preserve"> </w:t>
      </w:r>
      <w:r>
        <w:t xml:space="preserve">and Contoso </w:t>
      </w:r>
      <w:ins w:id="7" w:author="Author">
        <w:r>
          <w:t>are ideally poised</w:t>
        </w:r>
      </w:ins>
      <w:del w:id="8" w:author="Author">
        <w:r w:rsidDel="00CE4779">
          <w:delText>have a strong opportunity</w:delText>
        </w:r>
      </w:del>
      <w:r>
        <w:t xml:space="preserve"> to take a market leadership position and deliver quality, consistency, and innovation to their customers</w:t>
      </w:r>
      <w:del w:id="9" w:author="Author">
        <w:r w:rsidDel="003C3313">
          <w:delText xml:space="preserve"> </w:delText>
        </w:r>
        <w:r w:rsidDel="00CE4779">
          <w:delText>through a strong partnership</w:delText>
        </w:r>
      </w:del>
      <w:r w:rsidR="0006510F">
        <w:t>.</w:t>
      </w:r>
    </w:p>
    <w:p w14:paraId="36FC3134" w14:textId="41AFEA00" w:rsidR="001C5AAE" w:rsidRDefault="001C5AAE" w:rsidP="001C5AAE">
      <w:del w:id="10" w:author="Author">
        <w:r w:rsidDel="00C42208">
          <w:delText>More than eve</w:delText>
        </w:r>
        <w:r w:rsidR="00C5405F" w:rsidDel="00C42208">
          <w:delText>r</w:delText>
        </w:r>
      </w:del>
      <w:ins w:id="11" w:author="Author">
        <w:r w:rsidR="00C42208">
          <w:t>Increasingly</w:t>
        </w:r>
      </w:ins>
      <w:r>
        <w:t xml:space="preserve">, people </w:t>
      </w:r>
      <w:ins w:id="12" w:author="Author">
        <w:r w:rsidR="00C42208">
          <w:t xml:space="preserve">live life with their devices in hand. They are always on and always connected, so they </w:t>
        </w:r>
      </w:ins>
      <w:del w:id="13" w:author="Author">
        <w:r w:rsidDel="00C42208">
          <w:delText xml:space="preserve">are </w:delText>
        </w:r>
      </w:del>
      <w:r>
        <w:t>requir</w:t>
      </w:r>
      <w:ins w:id="14" w:author="Author">
        <w:r w:rsidR="00C42208">
          <w:t>e</w:t>
        </w:r>
      </w:ins>
      <w:del w:id="15" w:author="Author">
        <w:r w:rsidDel="00C42208">
          <w:delText>ing</w:delText>
        </w:r>
      </w:del>
      <w:r>
        <w:t xml:space="preserve"> more from the</w:t>
      </w:r>
      <w:ins w:id="16" w:author="Author">
        <w:r w:rsidR="00C42208">
          <w:t>se</w:t>
        </w:r>
      </w:ins>
      <w:r>
        <w:t xml:space="preserve"> devices</w:t>
      </w:r>
      <w:del w:id="17" w:author="Author">
        <w:r w:rsidDel="00C42208">
          <w:delText xml:space="preserve"> that tie so closely with their lives</w:delText>
        </w:r>
      </w:del>
      <w:r>
        <w:t>—more power, more speed, more seamless integration</w:t>
      </w:r>
      <w:del w:id="18" w:author="Author">
        <w:r w:rsidDel="00C42208">
          <w:delText xml:space="preserve"> and usability</w:delText>
        </w:r>
      </w:del>
      <w:r>
        <w:t>. The</w:t>
      </w:r>
      <w:r w:rsidR="00C42208">
        <w:t xml:space="preserve"> </w:t>
      </w:r>
      <w:r>
        <w:t>industry challenge remains clear</w:t>
      </w:r>
      <w:r w:rsidR="00C42208">
        <w:t>:</w:t>
      </w:r>
      <w:r>
        <w:t xml:space="preserve"> </w:t>
      </w:r>
      <w:r w:rsidR="00C42208">
        <w:t>U</w:t>
      </w:r>
      <w:r>
        <w:t>nderstand your customers, anticipate their future requirements, and deliver above their expectations.</w:t>
      </w:r>
    </w:p>
    <w:p w14:paraId="03F86931" w14:textId="480C8D5B" w:rsidR="001C5AAE" w:rsidRDefault="00006872" w:rsidP="000F7CE1">
      <w:pPr>
        <w:spacing w:after="0"/>
      </w:pPr>
      <w:r>
        <w:t xml:space="preserve">That’s why </w:t>
      </w:r>
      <w:r w:rsidR="00C21565">
        <w:t xml:space="preserve">a </w:t>
      </w:r>
      <w:r w:rsidR="00EC47E6">
        <w:t>Adventure Works</w:t>
      </w:r>
      <w:r>
        <w:t>-Contoso partnership makes sense</w:t>
      </w:r>
      <w:r w:rsidR="001C5AAE">
        <w:t xml:space="preserve">. No one in the </w:t>
      </w:r>
      <w:ins w:id="19" w:author="Author">
        <w:r w:rsidR="00C42208">
          <w:t xml:space="preserve">consumer electronics </w:t>
        </w:r>
      </w:ins>
      <w:del w:id="20" w:author="Author">
        <w:r w:rsidR="001C5AAE" w:rsidDel="005B05E4">
          <w:delText xml:space="preserve">industry </w:delText>
        </w:r>
      </w:del>
      <w:ins w:id="21" w:author="Author">
        <w:r w:rsidR="005B05E4">
          <w:t xml:space="preserve">market </w:t>
        </w:r>
      </w:ins>
      <w:r w:rsidR="001C5AAE">
        <w:t xml:space="preserve">has </w:t>
      </w:r>
      <w:ins w:id="22" w:author="Author">
        <w:r w:rsidR="00C42208">
          <w:t xml:space="preserve">a </w:t>
        </w:r>
      </w:ins>
      <w:r w:rsidR="001C5AAE">
        <w:t>better understanding</w:t>
      </w:r>
      <w:r>
        <w:t xml:space="preserve"> than Contoso</w:t>
      </w:r>
      <w:r w:rsidR="001C5AAE">
        <w:t xml:space="preserve"> of </w:t>
      </w:r>
      <w:ins w:id="23" w:author="Author">
        <w:r w:rsidR="00C42208">
          <w:t>its</w:t>
        </w:r>
      </w:ins>
      <w:del w:id="24" w:author="Author">
        <w:r w:rsidR="001C5AAE" w:rsidDel="00C42208">
          <w:delText>the industry’s</w:delText>
        </w:r>
      </w:del>
      <w:r w:rsidR="001C5AAE">
        <w:t xml:space="preserve"> long history of </w:t>
      </w:r>
      <w:del w:id="25" w:author="Author">
        <w:r w:rsidR="001C5AAE" w:rsidDel="00C42208">
          <w:delText>turbulent</w:delText>
        </w:r>
      </w:del>
      <w:ins w:id="26" w:author="Author">
        <w:r w:rsidR="00C42208">
          <w:t>exciting</w:t>
        </w:r>
      </w:ins>
      <w:del w:id="27" w:author="Author">
        <w:r w:rsidR="001C5AAE" w:rsidDel="00C42208">
          <w:delText xml:space="preserve"> change,</w:delText>
        </w:r>
      </w:del>
      <w:r w:rsidR="001C5AAE">
        <w:t xml:space="preserve"> innovation, </w:t>
      </w:r>
      <w:ins w:id="28" w:author="Author">
        <w:r w:rsidR="00C42208">
          <w:t xml:space="preserve">turbulent </w:t>
        </w:r>
      </w:ins>
      <w:r w:rsidR="001C5AAE">
        <w:t xml:space="preserve">disruption, and </w:t>
      </w:r>
      <w:ins w:id="29" w:author="Author">
        <w:r w:rsidR="00C42208">
          <w:t xml:space="preserve">remarkable </w:t>
        </w:r>
      </w:ins>
      <w:r w:rsidR="001C5AAE">
        <w:t xml:space="preserve">growth. </w:t>
      </w:r>
      <w:del w:id="30" w:author="Author">
        <w:r w:rsidR="001C5AAE" w:rsidDel="00C42208">
          <w:delText xml:space="preserve"> </w:delText>
        </w:r>
      </w:del>
      <w:r w:rsidR="001C5AAE">
        <w:t xml:space="preserve">And no one in the </w:t>
      </w:r>
      <w:del w:id="31" w:author="Author">
        <w:r w:rsidR="001C5AAE" w:rsidDel="005B05E4">
          <w:delText xml:space="preserve">industry </w:delText>
        </w:r>
      </w:del>
      <w:ins w:id="32" w:author="Author">
        <w:r w:rsidR="005B05E4">
          <w:t xml:space="preserve">market </w:t>
        </w:r>
      </w:ins>
      <w:r w:rsidR="001C5AAE">
        <w:t xml:space="preserve">consistently navigates through </w:t>
      </w:r>
      <w:ins w:id="33" w:author="Author">
        <w:r w:rsidR="00C42208">
          <w:t xml:space="preserve">these changes </w:t>
        </w:r>
      </w:ins>
      <w:r w:rsidR="001C5AAE">
        <w:t>and empowers its partners like Contoso.</w:t>
      </w:r>
    </w:p>
    <w:p w14:paraId="6865A144" w14:textId="6AC4AC90" w:rsidR="002C0730" w:rsidRDefault="002C0730" w:rsidP="00A14B41">
      <w:pPr>
        <w:pStyle w:val="Heading1"/>
        <w:spacing w:before="120" w:line="240" w:lineRule="auto"/>
        <w:rPr>
          <w:ins w:id="34" w:author="Author"/>
        </w:rPr>
      </w:pPr>
      <w:bookmarkStart w:id="35" w:name="_Toc391637838"/>
      <w:r w:rsidRPr="0013274D">
        <w:t xml:space="preserve">Why </w:t>
      </w:r>
      <w:r w:rsidR="00006872">
        <w:t>Contoso</w:t>
      </w:r>
      <w:r w:rsidRPr="0013274D">
        <w:t>?</w:t>
      </w:r>
      <w:bookmarkEnd w:id="35"/>
    </w:p>
    <w:p w14:paraId="3FB7D6CA" w14:textId="6C313CBD" w:rsidR="003C3313" w:rsidRDefault="003C3313" w:rsidP="000F7CE1">
      <w:pPr>
        <w:spacing w:after="0"/>
        <w:rPr>
          <w:ins w:id="36" w:author="Author"/>
        </w:rPr>
      </w:pPr>
      <w:commentRangeStart w:id="37"/>
      <w:ins w:id="38" w:author="Author">
        <w:r>
          <w:t>Of</w:t>
        </w:r>
      </w:ins>
      <w:commentRangeEnd w:id="37"/>
      <w:r w:rsidR="004C24C3">
        <w:rPr>
          <w:rStyle w:val="CommentReference"/>
        </w:rPr>
        <w:commentReference w:id="37"/>
      </w:r>
      <w:ins w:id="39" w:author="Author">
        <w:r>
          <w:t xml:space="preserve"> all the companies that </w:t>
        </w:r>
      </w:ins>
      <w:r w:rsidR="00EC47E6">
        <w:t>Adventure Works</w:t>
      </w:r>
      <w:ins w:id="40" w:author="Author">
        <w:r>
          <w:t xml:space="preserve"> can work with, what makes Contoso different? Four key points, discussed in more detail below, prove how our partnership would be unique and powerful:</w:t>
        </w:r>
      </w:ins>
    </w:p>
    <w:p w14:paraId="12E92EE4" w14:textId="77777777" w:rsidR="00866A7B" w:rsidRDefault="00866A7B" w:rsidP="000F7CE1">
      <w:pPr>
        <w:pStyle w:val="ListParagraph"/>
        <w:spacing w:after="0"/>
        <w:sectPr w:rsidR="00866A7B" w:rsidSect="001F6A83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2240" w:h="15840"/>
          <w:pgMar w:top="1440" w:right="1440" w:bottom="1440" w:left="1440" w:header="576" w:footer="576" w:gutter="0"/>
          <w:pgNumType w:start="2"/>
          <w:cols w:space="720"/>
          <w:docGrid w:linePitch="360"/>
        </w:sectPr>
      </w:pPr>
    </w:p>
    <w:p w14:paraId="4527FB4F" w14:textId="33710C14" w:rsidR="003C3313" w:rsidRPr="00F5173E" w:rsidRDefault="003C3313" w:rsidP="00052254">
      <w:pPr>
        <w:pStyle w:val="ListParagraph"/>
        <w:spacing w:after="0"/>
        <w:ind w:left="540"/>
        <w:rPr>
          <w:ins w:id="41" w:author="Author"/>
        </w:rPr>
      </w:pPr>
      <w:ins w:id="42" w:author="Author">
        <w:r w:rsidRPr="00F5173E">
          <w:t>Customer-focused approach.</w:t>
        </w:r>
      </w:ins>
    </w:p>
    <w:p w14:paraId="59283E2A" w14:textId="5B0EDB13" w:rsidR="003C3313" w:rsidRPr="00F5173E" w:rsidRDefault="00866A7B" w:rsidP="00052254">
      <w:pPr>
        <w:pStyle w:val="ListParagraph"/>
        <w:spacing w:after="0"/>
        <w:ind w:left="540"/>
        <w:rPr>
          <w:ins w:id="43" w:author="Author"/>
        </w:rPr>
      </w:pPr>
      <w:r>
        <w:t>Partnership around</w:t>
      </w:r>
      <w:ins w:id="44" w:author="Author">
        <w:r w:rsidR="003C3313" w:rsidRPr="00F5173E">
          <w:t xml:space="preserve"> mutual benefit.</w:t>
        </w:r>
      </w:ins>
    </w:p>
    <w:p w14:paraId="62509A34" w14:textId="4EC03CC4" w:rsidR="003C3313" w:rsidRPr="00F5173E" w:rsidRDefault="00D16BF2" w:rsidP="00052254">
      <w:pPr>
        <w:pStyle w:val="ListParagraph"/>
        <w:spacing w:after="0"/>
        <w:ind w:left="540"/>
        <w:rPr>
          <w:ins w:id="45" w:author="Author"/>
        </w:rPr>
      </w:pPr>
      <w:ins w:id="46" w:author="Author">
        <w:r>
          <w:t>Aligned</w:t>
        </w:r>
        <w:del w:id="47" w:author="Author">
          <w:r w:rsidR="003C3313" w:rsidRPr="00F5173E" w:rsidDel="00D16BF2">
            <w:delText>Partnership based on mutual</w:delText>
          </w:r>
        </w:del>
        <w:r w:rsidR="003C3313" w:rsidRPr="00F5173E">
          <w:t xml:space="preserve"> priorities</w:t>
        </w:r>
        <w:r>
          <w:t xml:space="preserve"> and goals</w:t>
        </w:r>
        <w:r w:rsidR="003C3313" w:rsidRPr="00F5173E">
          <w:t>.</w:t>
        </w:r>
      </w:ins>
    </w:p>
    <w:p w14:paraId="7F2D2BEF" w14:textId="3A0DED4A" w:rsidR="003C3313" w:rsidRPr="00F5173E" w:rsidRDefault="003C3313" w:rsidP="00052254">
      <w:pPr>
        <w:pStyle w:val="ListParagraph"/>
        <w:spacing w:after="0"/>
        <w:ind w:left="540"/>
      </w:pPr>
      <w:ins w:id="48" w:author="Author">
        <w:r w:rsidRPr="00F5173E">
          <w:t xml:space="preserve">Evidence </w:t>
        </w:r>
        <w:del w:id="49" w:author="Author">
          <w:r w:rsidRPr="00F5173E" w:rsidDel="00D16BF2">
            <w:delText>of past success</w:delText>
          </w:r>
        </w:del>
        <w:r w:rsidR="00D16BF2">
          <w:t>and case studies</w:t>
        </w:r>
        <w:r w:rsidRPr="00F5173E">
          <w:t>.</w:t>
        </w:r>
      </w:ins>
    </w:p>
    <w:p w14:paraId="4074D926" w14:textId="77777777" w:rsidR="00866A7B" w:rsidRDefault="00866A7B" w:rsidP="000F7CE1">
      <w:pPr>
        <w:pStyle w:val="Heading2"/>
        <w:spacing w:after="0"/>
        <w:sectPr w:rsidR="00866A7B" w:rsidSect="00866A7B">
          <w:type w:val="continuous"/>
          <w:pgSz w:w="12240" w:h="15840"/>
          <w:pgMar w:top="1440" w:right="1440" w:bottom="1440" w:left="1440" w:header="576" w:footer="576" w:gutter="0"/>
          <w:cols w:num="2" w:space="720"/>
          <w:docGrid w:linePitch="360"/>
        </w:sectPr>
      </w:pPr>
      <w:bookmarkStart w:id="50" w:name="_Toc391637840"/>
    </w:p>
    <w:bookmarkEnd w:id="50"/>
    <w:p w14:paraId="3EAAB3C1" w14:textId="77777777" w:rsidR="006D322E" w:rsidRDefault="006D322E" w:rsidP="00A01F41"/>
    <w:p w14:paraId="66D3050C" w14:textId="63C5F9F0" w:rsidR="000F7CE1" w:rsidRPr="00A01F41" w:rsidRDefault="002C0730" w:rsidP="00A01F41">
      <w:r>
        <w:t xml:space="preserve">For more than </w:t>
      </w:r>
      <w:ins w:id="51" w:author="Author">
        <w:r w:rsidR="00CB1E63">
          <w:t xml:space="preserve">three </w:t>
        </w:r>
      </w:ins>
      <w:del w:id="52" w:author="Author">
        <w:r w:rsidDel="00CB1E63">
          <w:delText xml:space="preserve">3 </w:delText>
        </w:r>
      </w:del>
      <w:r>
        <w:t>decades, Contoso has delivered positive sales results to its partner companies.</w:t>
      </w:r>
      <w:ins w:id="53" w:author="Author">
        <w:r w:rsidR="00CB1E63">
          <w:t xml:space="preserve"> </w:t>
        </w:r>
      </w:ins>
      <w:r w:rsidR="00A01F41">
        <w:rPr>
          <w:noProof/>
        </w:rPr>
        <w:drawing>
          <wp:inline distT="0" distB="0" distL="0" distR="0" wp14:anchorId="6A88200A" wp14:editId="34D27169">
            <wp:extent cx="5943600" cy="2943225"/>
            <wp:effectExtent l="38100" t="38100" r="95250" b="104775"/>
            <wp:docPr id="214" name="Picture 214" descr="C:\Users\Jim.Bowles\Pictures\Ch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m.Bowles\Pictures\Chart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del w:id="54" w:author="Author">
        <w:r w:rsidDel="00CB1E63">
          <w:delText xml:space="preserve">  </w:delText>
        </w:r>
      </w:del>
    </w:p>
    <w:p w14:paraId="68514714" w14:textId="31818D2F" w:rsidR="00651977" w:rsidRDefault="00651977" w:rsidP="001F6A83">
      <w:pPr>
        <w:pStyle w:val="Figures"/>
        <w:rPr>
          <w:ins w:id="55" w:author="Author"/>
        </w:rPr>
      </w:pPr>
      <w:ins w:id="56" w:author="Author">
        <w:r w:rsidRPr="00651977">
          <w:rPr>
            <w:b/>
          </w:rPr>
          <w:t xml:space="preserve">Figure </w:t>
        </w:r>
      </w:ins>
      <w:r w:rsidR="00D620DB">
        <w:rPr>
          <w:b/>
        </w:rPr>
        <w:t>1</w:t>
      </w:r>
      <w:ins w:id="57" w:author="Author">
        <w:r>
          <w:t>: Sales increases over projections, 2010-2014</w:t>
        </w:r>
      </w:ins>
      <w:r w:rsidR="00006872">
        <w:t>, for sample Contoso partners</w:t>
      </w:r>
    </w:p>
    <w:p w14:paraId="3568B702" w14:textId="3B966F84" w:rsidR="003640AD" w:rsidRDefault="003640AD" w:rsidP="00092EFF">
      <w:r>
        <w:lastRenderedPageBreak/>
        <w:t>Sales analyses from 1974-2013 show clear revenue growth from year to year, with compounding benefits as collaboration between</w:t>
      </w:r>
      <w:del w:id="58" w:author="Author">
        <w:r w:rsidDel="000C4744">
          <w:delText xml:space="preserve"> our</w:delText>
        </w:r>
      </w:del>
      <w:r>
        <w:t xml:space="preserve"> companies increased. More recently, Northwind has realized increased sales of 15.6% over expected from 2010-2014, due to Contoso partnership (F</w:t>
      </w:r>
      <w:r w:rsidR="00D620DB">
        <w:t>igure 1</w:t>
      </w:r>
      <w:r>
        <w:t>).</w:t>
      </w:r>
      <w:r w:rsidR="00006872">
        <w:t xml:space="preserve">  That’s the kind of value Contoso can bring to </w:t>
      </w:r>
      <w:r w:rsidR="00EC47E6">
        <w:t>Adventure Works</w:t>
      </w:r>
      <w:r w:rsidR="00006872">
        <w:t>.  Immediate, impactful growth across your consumer electronics divisions.</w:t>
      </w:r>
    </w:p>
    <w:p w14:paraId="58FA5F42" w14:textId="0D41A53E" w:rsidR="00651977" w:rsidRDefault="00651977" w:rsidP="00092EFF">
      <w:r>
        <w:t xml:space="preserve">But it goes beyond sales—Contoso delivers </w:t>
      </w:r>
      <w:r w:rsidRPr="00631C7E">
        <w:t xml:space="preserve">innovative, </w:t>
      </w:r>
      <w:r>
        <w:t>high</w:t>
      </w:r>
      <w:r w:rsidRPr="00631C7E">
        <w:t>-qualit</w:t>
      </w:r>
      <w:r>
        <w:t xml:space="preserve">y products in a manner aligned with your business goals. In 2014 alone, </w:t>
      </w:r>
      <w:commentRangeStart w:id="59"/>
      <w:r w:rsidRPr="00CB1E63">
        <w:t>we’re scheduled to launch several groundbreaking products in our television and home audio markets.</w:t>
      </w:r>
      <w:commentRangeEnd w:id="59"/>
      <w:r w:rsidR="00FB29C4">
        <w:rPr>
          <w:rStyle w:val="CommentReference"/>
        </w:rPr>
        <w:commentReference w:id="59"/>
      </w:r>
    </w:p>
    <w:p w14:paraId="2E92D1CE" w14:textId="7381F68B" w:rsidR="00866A7B" w:rsidRDefault="00006872" w:rsidP="00866A7B">
      <w:pPr>
        <w:pStyle w:val="Heading2"/>
      </w:pPr>
      <w:bookmarkStart w:id="60" w:name="_Toc391637839"/>
      <w:bookmarkStart w:id="61" w:name="_Toc391637842"/>
      <w:r>
        <w:t xml:space="preserve">What </w:t>
      </w:r>
      <w:r w:rsidR="00997E92">
        <w:t xml:space="preserve">you get </w:t>
      </w:r>
      <w:r>
        <w:t>with Contoso</w:t>
      </w:r>
    </w:p>
    <w:p w14:paraId="5187A500" w14:textId="41BB4100" w:rsidR="00866A7B" w:rsidRDefault="001C417C" w:rsidP="00866A7B">
      <w:r w:rsidRPr="000F7CE1">
        <w:rPr>
          <w:noProof/>
        </w:rPr>
        <w:drawing>
          <wp:anchor distT="0" distB="0" distL="114300" distR="114300" simplePos="0" relativeHeight="251658242" behindDoc="1" locked="0" layoutInCell="1" allowOverlap="1" wp14:anchorId="6795F7C8" wp14:editId="6F592996">
            <wp:simplePos x="0" y="0"/>
            <wp:positionH relativeFrom="margin">
              <wp:align>left</wp:align>
            </wp:positionH>
            <wp:positionV relativeFrom="paragraph">
              <wp:posOffset>808990</wp:posOffset>
            </wp:positionV>
            <wp:extent cx="5943600" cy="2867660"/>
            <wp:effectExtent l="38100" t="0" r="95250" b="104140"/>
            <wp:wrapTight wrapText="bothSides">
              <wp:wrapPolygon edited="0">
                <wp:start x="692" y="1004"/>
                <wp:lineTo x="623" y="3587"/>
                <wp:lineTo x="-138" y="3587"/>
                <wp:lineTo x="-138" y="11336"/>
                <wp:lineTo x="623" y="12771"/>
                <wp:lineTo x="623" y="14923"/>
                <wp:lineTo x="277" y="16932"/>
                <wp:lineTo x="-69" y="20806"/>
                <wp:lineTo x="692" y="21954"/>
                <wp:lineTo x="831" y="22241"/>
                <wp:lineTo x="21531" y="22241"/>
                <wp:lineTo x="21738" y="21954"/>
                <wp:lineTo x="21877" y="19802"/>
                <wp:lineTo x="21877" y="3587"/>
                <wp:lineTo x="21669" y="1435"/>
                <wp:lineTo x="21669" y="1004"/>
                <wp:lineTo x="692" y="1004"/>
              </wp:wrapPolygon>
            </wp:wrapTight>
            <wp:docPr id="263" name="Picture 263" descr="C:\Users\Jim.Bowles\Pictures\Infograph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m.Bowles\Pictures\Infographic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866A7B">
        <w:t xml:space="preserve">Partnering with Contoso </w:t>
      </w:r>
      <w:ins w:id="62" w:author="Author">
        <w:r w:rsidR="00866A7B">
          <w:t>provides</w:t>
        </w:r>
      </w:ins>
      <w:del w:id="63" w:author="Author">
        <w:r w:rsidR="00866A7B" w:rsidDel="00D16BF2">
          <w:delText>has</w:delText>
        </w:r>
      </w:del>
      <w:r w:rsidR="00866A7B">
        <w:t xml:space="preserve"> a host of benefits, and there</w:t>
      </w:r>
      <w:ins w:id="64" w:author="Author">
        <w:r w:rsidR="00866A7B">
          <w:t>’</w:t>
        </w:r>
      </w:ins>
      <w:del w:id="65" w:author="Author">
        <w:r w:rsidR="00866A7B" w:rsidDel="00D16BF2">
          <w:delText xml:space="preserve"> ha</w:delText>
        </w:r>
      </w:del>
      <w:r w:rsidR="00866A7B">
        <w:t>s never been a better time to start. Contoso partner companies</w:t>
      </w:r>
      <w:ins w:id="66" w:author="Author">
        <w:r w:rsidR="00866A7B">
          <w:t xml:space="preserve"> usually</w:t>
        </w:r>
      </w:ins>
      <w:del w:id="67" w:author="Author">
        <w:r w:rsidR="00866A7B" w:rsidDel="00D16BF2">
          <w:delText xml:space="preserve"> have started</w:delText>
        </w:r>
      </w:del>
      <w:r w:rsidR="00866A7B">
        <w:t xml:space="preserve"> realiz</w:t>
      </w:r>
      <w:ins w:id="68" w:author="Author">
        <w:r w:rsidR="00866A7B">
          <w:t>e</w:t>
        </w:r>
      </w:ins>
      <w:del w:id="69" w:author="Author">
        <w:r w:rsidR="00866A7B" w:rsidDel="00D16BF2">
          <w:delText>ing</w:delText>
        </w:r>
      </w:del>
      <w:r w:rsidR="00866A7B">
        <w:t xml:space="preserve"> both increased revenue and sales by </w:t>
      </w:r>
      <w:ins w:id="70" w:author="Author">
        <w:r w:rsidR="00866A7B">
          <w:t xml:space="preserve">the third </w:t>
        </w:r>
      </w:ins>
      <w:r w:rsidR="00866A7B">
        <w:t>month</w:t>
      </w:r>
      <w:ins w:id="71" w:author="Author">
        <w:r w:rsidR="00866A7B">
          <w:t xml:space="preserve">, </w:t>
        </w:r>
      </w:ins>
      <w:del w:id="72" w:author="Author">
        <w:r w:rsidR="00866A7B" w:rsidDel="00D16BF2">
          <w:delText xml:space="preserve"> three </w:delText>
        </w:r>
      </w:del>
      <w:r w:rsidR="00866A7B">
        <w:t xml:space="preserve">on average, and often sooner than that. </w:t>
      </w:r>
      <w:commentRangeStart w:id="73"/>
      <w:commentRangeStart w:id="74"/>
      <w:r w:rsidR="00866A7B">
        <w:t>From 2010-2014</w:t>
      </w:r>
      <w:r w:rsidR="00006872">
        <w:t xml:space="preserve"> alone, partners </w:t>
      </w:r>
      <w:r w:rsidR="00866A7B">
        <w:t xml:space="preserve">have realized </w:t>
      </w:r>
      <w:del w:id="75" w:author="Author">
        <w:r w:rsidR="00866A7B" w:rsidDel="00651977">
          <w:delText xml:space="preserve">15.6% </w:delText>
        </w:r>
      </w:del>
      <w:r w:rsidR="00866A7B">
        <w:t xml:space="preserve">up to 86% over projected market growth </w:t>
      </w:r>
      <w:commentRangeEnd w:id="73"/>
      <w:r w:rsidR="00FB29C4">
        <w:rPr>
          <w:rStyle w:val="CommentReference"/>
        </w:rPr>
        <w:commentReference w:id="73"/>
      </w:r>
      <w:commentRangeEnd w:id="74"/>
      <w:r w:rsidR="00FB29C4">
        <w:rPr>
          <w:rStyle w:val="CommentReference"/>
        </w:rPr>
        <w:commentReference w:id="74"/>
      </w:r>
      <w:ins w:id="76" w:author="Author">
        <w:r w:rsidR="00866A7B">
          <w:t>by</w:t>
        </w:r>
      </w:ins>
      <w:del w:id="77" w:author="Author">
        <w:r w:rsidR="00866A7B" w:rsidDel="00651977">
          <w:delText>though</w:delText>
        </w:r>
      </w:del>
      <w:r w:rsidR="00866A7B">
        <w:t xml:space="preserve"> integrating Contoso product lines</w:t>
      </w:r>
      <w:ins w:id="78" w:author="Author">
        <w:r w:rsidR="00866A7B">
          <w:t xml:space="preserve"> (Figure </w:t>
        </w:r>
      </w:ins>
      <w:r w:rsidR="00D620DB">
        <w:t>2</w:t>
      </w:r>
      <w:ins w:id="79" w:author="Author">
        <w:r w:rsidR="00866A7B">
          <w:t>)</w:t>
        </w:r>
      </w:ins>
      <w:r w:rsidR="00866A7B">
        <w:t>. Moreover, analysts are projecting Contoso to capture up to 42% of the burgeoning 3D TV market in the next year.</w:t>
      </w:r>
      <w:r w:rsidR="000F7CE1" w:rsidRPr="000F7CE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B3FA1B1" w14:textId="2A4F8EC8" w:rsidR="00866A7B" w:rsidRDefault="00866A7B" w:rsidP="00866A7B">
      <w:pPr>
        <w:pStyle w:val="Figures"/>
      </w:pPr>
      <w:ins w:id="80" w:author="Author">
        <w:r>
          <w:rPr>
            <w:b/>
          </w:rPr>
          <w:t xml:space="preserve">Figure </w:t>
        </w:r>
      </w:ins>
      <w:r w:rsidR="00D620DB">
        <w:rPr>
          <w:b/>
        </w:rPr>
        <w:t>2</w:t>
      </w:r>
      <w:ins w:id="81" w:author="Author">
        <w:r>
          <w:t xml:space="preserve">: Increasing </w:t>
        </w:r>
      </w:ins>
      <w:r>
        <w:t>revenue versus expected over time with partnership</w:t>
      </w:r>
    </w:p>
    <w:p w14:paraId="2795F9A5" w14:textId="77777777" w:rsidR="00316D8A" w:rsidRDefault="00316D8A" w:rsidP="00EF36A1"/>
    <w:p w14:paraId="3F96F839" w14:textId="77777777" w:rsidR="00316D8A" w:rsidRDefault="00316D8A" w:rsidP="00EF36A1"/>
    <w:p w14:paraId="1DBD6EE9" w14:textId="77777777" w:rsidR="00316D8A" w:rsidRDefault="00316D8A" w:rsidP="00EF36A1"/>
    <w:p w14:paraId="0754B013" w14:textId="77777777" w:rsidR="00316D8A" w:rsidRDefault="00316D8A" w:rsidP="00EF36A1"/>
    <w:p w14:paraId="56F36AB2" w14:textId="77777777" w:rsidR="00316D8A" w:rsidRDefault="00316D8A" w:rsidP="00EF36A1"/>
    <w:p w14:paraId="5351056E" w14:textId="77777777" w:rsidR="00316D8A" w:rsidRDefault="00316D8A" w:rsidP="00EF36A1"/>
    <w:p w14:paraId="056C3E5D" w14:textId="18C5A8E3" w:rsidR="00EF36A1" w:rsidRDefault="00EF36A1" w:rsidP="00EF36A1">
      <w:r>
        <w:lastRenderedPageBreak/>
        <w:t xml:space="preserve">Just last </w:t>
      </w:r>
      <w:r w:rsidR="007F368B">
        <w:t>quarter</w:t>
      </w:r>
      <w:r>
        <w:t xml:space="preserve">, Contoso experienced </w:t>
      </w:r>
      <w:r w:rsidR="00316D8A">
        <w:t>strong sales across all of its consumer electronics divisions, as evidenced below in Figure 3, below.</w:t>
      </w:r>
    </w:p>
    <w:tbl>
      <w:tblPr>
        <w:tblW w:w="9372" w:type="dxa"/>
        <w:tblCellMar>
          <w:top w:w="144" w:type="dxa"/>
          <w:left w:w="144" w:type="dxa"/>
          <w:bottom w:w="144" w:type="dxa"/>
          <w:right w:w="144" w:type="dxa"/>
        </w:tblCellMar>
        <w:tblLook w:val="04A0" w:firstRow="1" w:lastRow="0" w:firstColumn="1" w:lastColumn="0" w:noHBand="0" w:noVBand="1"/>
      </w:tblPr>
      <w:tblGrid>
        <w:gridCol w:w="3057"/>
        <w:gridCol w:w="2420"/>
        <w:gridCol w:w="1683"/>
        <w:gridCol w:w="2212"/>
      </w:tblGrid>
      <w:tr w:rsidR="003F0F7C" w:rsidRPr="00316D8A" w14:paraId="36502501" w14:textId="77777777" w:rsidTr="00DF1EB0">
        <w:trPr>
          <w:trHeight w:val="333"/>
        </w:trPr>
        <w:tc>
          <w:tcPr>
            <w:tcW w:w="3057" w:type="dxa"/>
            <w:tcBorders>
              <w:top w:val="single" w:sz="4" w:space="0" w:color="A3CEED" w:themeColor="accent2" w:themeTint="66"/>
              <w:left w:val="single" w:sz="4" w:space="0" w:color="A3CEED" w:themeColor="accent2" w:themeTint="66"/>
              <w:right w:val="single" w:sz="4" w:space="0" w:color="FFFFFF" w:themeColor="background1"/>
            </w:tcBorders>
            <w:shd w:val="clear" w:color="auto" w:fill="A3CEED" w:themeFill="accent2" w:themeFillTint="66"/>
            <w:noWrap/>
            <w:vAlign w:val="bottom"/>
            <w:hideMark/>
          </w:tcPr>
          <w:p w14:paraId="51D1595D" w14:textId="6F51AC8D" w:rsidR="00F53797" w:rsidRPr="00580364" w:rsidRDefault="00F53797" w:rsidP="00F5379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</w:pPr>
            <w:r w:rsidRPr="00316D8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Category</w:t>
            </w:r>
            <w:r w:rsidR="00B36524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                 </w:t>
            </w:r>
            <w:r w:rsidR="003F0F7C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</w:t>
            </w:r>
          </w:p>
        </w:tc>
        <w:tc>
          <w:tcPr>
            <w:tcW w:w="2420" w:type="dxa"/>
            <w:tcBorders>
              <w:top w:val="single" w:sz="4" w:space="0" w:color="A3CEED" w:themeColor="accent2" w:themeTint="66"/>
              <w:left w:val="single" w:sz="4" w:space="0" w:color="FFFFFF" w:themeColor="background1"/>
              <w:bottom w:val="single" w:sz="4" w:space="0" w:color="9BC2E6"/>
              <w:right w:val="single" w:sz="4" w:space="0" w:color="FFFFFF" w:themeColor="background1"/>
            </w:tcBorders>
            <w:shd w:val="clear" w:color="auto" w:fill="A3CEED" w:themeFill="accent2" w:themeFillTint="66"/>
            <w:noWrap/>
            <w:vAlign w:val="bottom"/>
            <w:hideMark/>
          </w:tcPr>
          <w:p w14:paraId="675E3660" w14:textId="409546BC" w:rsidR="00F53797" w:rsidRPr="00580364" w:rsidRDefault="00874CCE" w:rsidP="00CE35D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  <w:r w:rsidR="0071597F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  <w:r w:rsidR="00CE35D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</w:t>
            </w:r>
            <w:r w:rsidR="00F53797" w:rsidRPr="00316D8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Av</w:t>
            </w:r>
            <w:r w:rsidR="00316D8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g</w:t>
            </w:r>
            <w:r w:rsidR="00F53797" w:rsidRPr="00316D8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 xml:space="preserve"> unit price</w:t>
            </w:r>
          </w:p>
        </w:tc>
        <w:tc>
          <w:tcPr>
            <w:tcW w:w="1890" w:type="dxa"/>
            <w:tcBorders>
              <w:top w:val="single" w:sz="4" w:space="0" w:color="A3CEED" w:themeColor="accent2" w:themeTint="66"/>
              <w:left w:val="single" w:sz="4" w:space="0" w:color="FFFFFF" w:themeColor="background1"/>
              <w:bottom w:val="single" w:sz="4" w:space="0" w:color="9BC2E6"/>
              <w:right w:val="single" w:sz="4" w:space="0" w:color="FFFFFF" w:themeColor="background1"/>
            </w:tcBorders>
            <w:shd w:val="clear" w:color="auto" w:fill="A3CEED" w:themeFill="accent2" w:themeFillTint="66"/>
            <w:vAlign w:val="bottom"/>
          </w:tcPr>
          <w:p w14:paraId="61E7D25A" w14:textId="71EB04DF" w:rsidR="00F53797" w:rsidRPr="00316D8A" w:rsidRDefault="00F53797" w:rsidP="00F5379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</w:pPr>
            <w:r w:rsidRPr="00316D8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Units sold</w:t>
            </w:r>
            <w:r w:rsidR="00874CCE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</w:t>
            </w:r>
          </w:p>
        </w:tc>
        <w:tc>
          <w:tcPr>
            <w:tcW w:w="2005" w:type="dxa"/>
            <w:tcBorders>
              <w:top w:val="single" w:sz="4" w:space="0" w:color="A3CEED" w:themeColor="accent2" w:themeTint="66"/>
              <w:left w:val="single" w:sz="4" w:space="0" w:color="FFFFFF" w:themeColor="background1"/>
              <w:bottom w:val="single" w:sz="4" w:space="0" w:color="9BC2E6"/>
              <w:right w:val="single" w:sz="4" w:space="0" w:color="FFFFFF" w:themeColor="background1"/>
            </w:tcBorders>
            <w:shd w:val="clear" w:color="auto" w:fill="A3CEED" w:themeFill="accent2" w:themeFillTint="66"/>
            <w:noWrap/>
            <w:vAlign w:val="bottom"/>
            <w:hideMark/>
          </w:tcPr>
          <w:p w14:paraId="2458E8CD" w14:textId="718B8E02" w:rsidR="00F53797" w:rsidRPr="00580364" w:rsidRDefault="00F53797" w:rsidP="00F5379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</w:pPr>
            <w:r w:rsidRPr="00316D8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Total Sales</w:t>
            </w:r>
          </w:p>
        </w:tc>
      </w:tr>
      <w:tr w:rsidR="003F0F7C" w:rsidRPr="00580364" w14:paraId="63EC689A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4C30C1CA" w14:textId="3DC558E9" w:rsidR="00F53797" w:rsidRPr="00580364" w:rsidRDefault="00F53797" w:rsidP="00F53797">
            <w:pPr>
              <w:spacing w:after="0" w:line="240" w:lineRule="auto"/>
              <w:ind w:firstLineChars="100" w:firstLine="22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</w:rPr>
              <w:t>Audio</w:t>
            </w:r>
            <w:r w:rsidR="00B36524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             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587393B" w14:textId="24E8819A" w:rsidR="00F53797" w:rsidRPr="00671C6B" w:rsidRDefault="000A4D20" w:rsidP="000A4D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 xml:space="preserve">               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$146.06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bottom"/>
          </w:tcPr>
          <w:p w14:paraId="101432FA" w14:textId="144F83BB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18,415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2FAB2D8E" w14:textId="0A08AEED" w:rsidR="00F53797" w:rsidRPr="00671C6B" w:rsidRDefault="00B11869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FD0655"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="00477E74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DF1EB0" w:rsidRPr="00671C6B">
              <w:rPr>
                <w:rFonts w:ascii="Calibri" w:eastAsia="Times New Roman" w:hAnsi="Calibri" w:cs="Times New Roman"/>
                <w:bCs/>
                <w:color w:val="000000"/>
              </w:rPr>
              <w:t> 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$1,954,835</w:t>
            </w:r>
          </w:p>
        </w:tc>
      </w:tr>
      <w:tr w:rsidR="003F0F7C" w:rsidRPr="00580364" w14:paraId="67C1A823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F75C178" w14:textId="17DB1F6A" w:rsidR="00F53797" w:rsidRPr="00580364" w:rsidRDefault="00F53797" w:rsidP="00F53797">
            <w:pPr>
              <w:spacing w:after="0" w:line="240" w:lineRule="auto"/>
              <w:ind w:firstLineChars="100" w:firstLine="22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</w:rPr>
              <w:t>Cameras &amp; Camcorders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38C1D84" w14:textId="1D41507A" w:rsidR="00F53797" w:rsidRPr="00671C6B" w:rsidRDefault="000A4D20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            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$210.85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vAlign w:val="bottom"/>
          </w:tcPr>
          <w:p w14:paraId="48DF106A" w14:textId="497D4818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13,697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15533C9" w14:textId="4B850EA6" w:rsidR="00F53797" w:rsidRPr="00671C6B" w:rsidRDefault="00B11869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FD0655"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="00477E74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DF1EB0" w:rsidRPr="00671C6B">
              <w:rPr>
                <w:rFonts w:ascii="Calibri" w:eastAsia="Times New Roman" w:hAnsi="Calibri" w:cs="Times New Roman"/>
                <w:bCs/>
                <w:color w:val="000000"/>
              </w:rPr>
              <w:t> 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$4,036,608</w:t>
            </w:r>
          </w:p>
        </w:tc>
      </w:tr>
      <w:tr w:rsidR="003F0F7C" w:rsidRPr="00580364" w14:paraId="26002393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B5C41E7" w14:textId="08EBF556" w:rsidR="00F53797" w:rsidRPr="00580364" w:rsidRDefault="00F53797" w:rsidP="00F53797">
            <w:pPr>
              <w:spacing w:after="0" w:line="240" w:lineRule="auto"/>
              <w:ind w:firstLineChars="100" w:firstLine="22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</w:rPr>
              <w:t>Cell Phones</w:t>
            </w:r>
            <w:r w:rsidR="00B36524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     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6D58DFB5" w14:textId="06C0B2F6" w:rsidR="00F53797" w:rsidRPr="00671C6B" w:rsidRDefault="000A4D20" w:rsidP="002465F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 xml:space="preserve">              </w:t>
            </w:r>
            <w:r w:rsidR="00C66147"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$47.66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bottom"/>
          </w:tcPr>
          <w:p w14:paraId="0EAB00E7" w14:textId="66438C2B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38,506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58B03B7" w14:textId="5F00C8B5" w:rsidR="00F53797" w:rsidRPr="00671C6B" w:rsidRDefault="00477E74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DF1EB0" w:rsidRPr="00671C6B">
              <w:rPr>
                <w:rFonts w:ascii="Calibri" w:eastAsia="Times New Roman" w:hAnsi="Calibri" w:cs="Times New Roman"/>
                <w:bCs/>
                <w:color w:val="000000"/>
              </w:rPr>
              <w:t>   </w:t>
            </w:r>
            <w:r w:rsidR="00FD0655"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="00B11869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$354,286</w:t>
            </w:r>
          </w:p>
        </w:tc>
      </w:tr>
      <w:tr w:rsidR="003F0F7C" w:rsidRPr="00580364" w14:paraId="274479E1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61819C" w14:textId="4DCE250A" w:rsidR="00F53797" w:rsidRPr="00580364" w:rsidRDefault="00F53797" w:rsidP="00F53797">
            <w:pPr>
              <w:spacing w:after="0" w:line="240" w:lineRule="auto"/>
              <w:ind w:firstLineChars="100" w:firstLine="22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</w:rPr>
              <w:t>Computers</w:t>
            </w:r>
            <w:r w:rsidR="00B36524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     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DB63B41" w14:textId="6AC3197B" w:rsidR="00F53797" w:rsidRPr="00671C6B" w:rsidRDefault="000A4D20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            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$173.27</w:t>
            </w:r>
          </w:p>
        </w:tc>
        <w:tc>
          <w:tcPr>
            <w:tcW w:w="1890" w:type="dxa"/>
            <w:tcBorders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vAlign w:val="bottom"/>
          </w:tcPr>
          <w:p w14:paraId="46F10634" w14:textId="48654A74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19,323</w:t>
            </w:r>
          </w:p>
        </w:tc>
        <w:tc>
          <w:tcPr>
            <w:tcW w:w="2005" w:type="dxa"/>
            <w:tcBorders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30BF093" w14:textId="5DC03C20" w:rsidR="00F53797" w:rsidRPr="00671C6B" w:rsidRDefault="00FD0655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="00477E74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B11869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DF1EB0" w:rsidRPr="00671C6B">
              <w:rPr>
                <w:rFonts w:ascii="Calibri" w:eastAsia="Times New Roman" w:hAnsi="Calibri" w:cs="Times New Roman"/>
                <w:bCs/>
                <w:color w:val="000000"/>
              </w:rPr>
              <w:t> 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$2,202,471</w:t>
            </w:r>
          </w:p>
        </w:tc>
      </w:tr>
      <w:tr w:rsidR="003F0F7C" w:rsidRPr="00580364" w14:paraId="40094360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90480A9" w14:textId="38423BB3" w:rsidR="00F53797" w:rsidRPr="00580364" w:rsidRDefault="00F53797" w:rsidP="00F53797">
            <w:pPr>
              <w:spacing w:after="0" w:line="240" w:lineRule="auto"/>
              <w:ind w:firstLineChars="100" w:firstLine="22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</w:rPr>
              <w:t>Home Appliances</w:t>
            </w:r>
            <w:r w:rsidR="00B36524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CC897A8" w14:textId="59B5768C" w:rsidR="00F53797" w:rsidRPr="00671C6B" w:rsidRDefault="000A4D20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            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$742.59</w:t>
            </w:r>
          </w:p>
        </w:tc>
        <w:tc>
          <w:tcPr>
            <w:tcW w:w="1890" w:type="dxa"/>
            <w:tcBorders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bottom"/>
          </w:tcPr>
          <w:p w14:paraId="23248528" w14:textId="70E60F24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2,395</w:t>
            </w:r>
          </w:p>
        </w:tc>
        <w:tc>
          <w:tcPr>
            <w:tcW w:w="2005" w:type="dxa"/>
            <w:tcBorders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66ECDB8" w14:textId="6B108DB4" w:rsidR="00F53797" w:rsidRPr="00671C6B" w:rsidRDefault="00FD0655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="00477E74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B11869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DF1EB0" w:rsidRPr="00671C6B">
              <w:rPr>
                <w:rFonts w:ascii="Calibri" w:eastAsia="Times New Roman" w:hAnsi="Calibri" w:cs="Times New Roman"/>
                <w:bCs/>
                <w:color w:val="000000"/>
              </w:rPr>
              <w:t> 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$1,409,945</w:t>
            </w:r>
          </w:p>
        </w:tc>
      </w:tr>
      <w:tr w:rsidR="003F0F7C" w:rsidRPr="00580364" w14:paraId="5FC3D162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E6A9669" w14:textId="63E050D5" w:rsidR="00F53797" w:rsidRPr="00580364" w:rsidRDefault="00F53797" w:rsidP="00F53797">
            <w:pPr>
              <w:spacing w:after="0" w:line="240" w:lineRule="auto"/>
              <w:ind w:firstLineChars="100" w:firstLine="22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</w:rPr>
              <w:t>TV &amp; Video</w:t>
            </w:r>
            <w:r w:rsidR="00B36524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      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A192080" w14:textId="2191C429" w:rsidR="00F53797" w:rsidRPr="00671C6B" w:rsidRDefault="000A4D20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            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$421.46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vAlign w:val="bottom"/>
          </w:tcPr>
          <w:p w14:paraId="022C5DDD" w14:textId="44DFD176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7,589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100869F" w14:textId="12C39BAA" w:rsidR="00F53797" w:rsidRPr="00671C6B" w:rsidRDefault="00FD0655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="00477E74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B11869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DF1EB0" w:rsidRPr="00671C6B">
              <w:rPr>
                <w:rFonts w:ascii="Calibri" w:eastAsia="Times New Roman" w:hAnsi="Calibri" w:cs="Times New Roman"/>
                <w:bCs/>
                <w:color w:val="000000"/>
              </w:rPr>
              <w:t> 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$2,752,893</w:t>
            </w:r>
          </w:p>
        </w:tc>
      </w:tr>
      <w:tr w:rsidR="003F0F7C" w:rsidRPr="00580364" w14:paraId="6EA3EE51" w14:textId="77777777" w:rsidTr="00DF1EB0">
        <w:trPr>
          <w:trHeight w:val="333"/>
        </w:trPr>
        <w:tc>
          <w:tcPr>
            <w:tcW w:w="3057" w:type="dxa"/>
            <w:tcBorders>
              <w:left w:val="single" w:sz="4" w:space="0" w:color="A6A6A6" w:themeColor="background1" w:themeShade="A6"/>
              <w:bottom w:val="single" w:sz="4" w:space="0" w:color="9BC2E6"/>
              <w:right w:val="single" w:sz="4" w:space="0" w:color="A6A6A6" w:themeColor="background1" w:themeShade="A6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C43D7F" w14:textId="2FE9AFC6" w:rsidR="00F53797" w:rsidRPr="00580364" w:rsidRDefault="00F53797" w:rsidP="00F5379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</w:rPr>
              <w:t>Contoso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8"/>
              </w:rPr>
              <w:t xml:space="preserve"> sales totals</w:t>
            </w:r>
            <w:r w:rsidR="002465F9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</w:rPr>
              <w:t>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single" w:sz="4" w:space="0" w:color="9BC2E6"/>
              <w:right w:val="single" w:sz="4" w:space="0" w:color="A6A6A6" w:themeColor="background1" w:themeShade="A6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87826FF" w14:textId="701F1090" w:rsidR="00F53797" w:rsidRPr="00671C6B" w:rsidRDefault="000A4D20" w:rsidP="002465F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  <w:sz w:val="28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            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$299.84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bottom w:val="single" w:sz="4" w:space="0" w:color="9BC2E6"/>
              <w:right w:val="single" w:sz="4" w:space="0" w:color="A6A6A6" w:themeColor="background1" w:themeShade="A6"/>
            </w:tcBorders>
            <w:shd w:val="clear" w:color="auto" w:fill="BFBFBF" w:themeFill="background1" w:themeFillShade="BF"/>
            <w:vAlign w:val="bottom"/>
          </w:tcPr>
          <w:p w14:paraId="22D6DF8C" w14:textId="3B64DD99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  <w:sz w:val="28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99</w:t>
            </w:r>
            <w:r w:rsidR="00316D8A"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,</w:t>
            </w:r>
            <w:r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925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bottom w:val="single" w:sz="4" w:space="0" w:color="9BC2E6"/>
              <w:right w:val="single" w:sz="4" w:space="0" w:color="A6A6A6" w:themeColor="background1" w:themeShade="A6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7CFA21" w14:textId="437B0578" w:rsidR="00F53797" w:rsidRPr="00671C6B" w:rsidRDefault="00DF1EB0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  <w:sz w:val="28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   </w:t>
            </w:r>
            <w:r w:rsidR="00FD0655"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   </w:t>
            </w:r>
            <w:r w:rsidR="00477E74"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$12,711,041</w:t>
            </w:r>
          </w:p>
        </w:tc>
      </w:tr>
    </w:tbl>
    <w:p w14:paraId="334BA973" w14:textId="1532FD25" w:rsidR="00580364" w:rsidRDefault="00316D8A" w:rsidP="00316D8A">
      <w:pPr>
        <w:pStyle w:val="Figures"/>
        <w:spacing w:before="120"/>
      </w:pPr>
      <w:r w:rsidRPr="00316D8A">
        <w:rPr>
          <w:b/>
        </w:rPr>
        <w:t xml:space="preserve">Figure 3: </w:t>
      </w:r>
      <w:r w:rsidRPr="00316D8A">
        <w:t>Contoso quarterly sales, by division</w:t>
      </w:r>
    </w:p>
    <w:p w14:paraId="18EE0A23" w14:textId="7D18F25B" w:rsidR="003640AD" w:rsidRDefault="00997E92" w:rsidP="003640AD">
      <w:pPr>
        <w:pStyle w:val="Heading2"/>
      </w:pPr>
      <w:r>
        <w:t>Our priorities are your priorities</w:t>
      </w:r>
    </w:p>
    <w:p w14:paraId="5F4DFFFE" w14:textId="559618FE" w:rsidR="001F6A83" w:rsidRDefault="003640AD">
      <w:r w:rsidRPr="00006872">
        <w:t>Contoso is a company that stands on its priorities. That’s why partnership with</w:t>
      </w:r>
      <w:r w:rsidR="00006872" w:rsidRPr="00006872">
        <w:t xml:space="preserve"> </w:t>
      </w:r>
      <w:r w:rsidR="00EC47E6">
        <w:t>Adventure Works</w:t>
      </w:r>
      <w:r w:rsidR="00006872" w:rsidRPr="00006872">
        <w:t xml:space="preserve"> </w:t>
      </w:r>
      <w:r w:rsidRPr="00006872">
        <w:t xml:space="preserve">makes sense; Contoso business priorities map directly to </w:t>
      </w:r>
      <w:r w:rsidR="00EC47E6">
        <w:t>Adventure Works</w:t>
      </w:r>
      <w:r w:rsidR="00006872" w:rsidRPr="00006872">
        <w:t>’s</w:t>
      </w:r>
      <w:r w:rsidRPr="00006872">
        <w:t xml:space="preserve"> business goals. Our commitment to quality, consistent innovation and thought leadership, and engagement with the larger community resonate in tune with </w:t>
      </w:r>
      <w:ins w:id="82" w:author="Author">
        <w:r w:rsidRPr="00006872">
          <w:t xml:space="preserve">how </w:t>
        </w:r>
      </w:ins>
      <w:r w:rsidR="00EC47E6">
        <w:t>Adventure Works</w:t>
      </w:r>
      <w:r w:rsidRPr="00006872">
        <w:t xml:space="preserve"> </w:t>
      </w:r>
      <w:ins w:id="83" w:author="Author">
        <w:r w:rsidRPr="00006872">
          <w:t xml:space="preserve">does </w:t>
        </w:r>
      </w:ins>
      <w:r w:rsidRPr="00006872">
        <w:t>business</w:t>
      </w:r>
      <w:ins w:id="84" w:author="Author">
        <w:r w:rsidRPr="00006872">
          <w:t xml:space="preserve"> (Figure </w:t>
        </w:r>
      </w:ins>
      <w:r w:rsidR="00316D8A">
        <w:t>4</w:t>
      </w:r>
      <w:ins w:id="85" w:author="Author">
        <w:r w:rsidRPr="00006872">
          <w:t>)</w:t>
        </w:r>
      </w:ins>
      <w:del w:id="86" w:author="Author">
        <w:r w:rsidRPr="00006872" w:rsidDel="000C4744">
          <w:delText xml:space="preserve"> goals</w:delText>
        </w:r>
      </w:del>
      <w:r w:rsidRPr="00006872">
        <w:t>.</w:t>
      </w:r>
    </w:p>
    <w:tbl>
      <w:tblPr>
        <w:tblW w:w="4990" w:type="pct"/>
        <w:tblInd w:w="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91"/>
        <w:gridCol w:w="5750"/>
      </w:tblGrid>
      <w:tr w:rsidR="003640AD" w:rsidRPr="001F6A83" w14:paraId="11D9771F" w14:textId="77777777" w:rsidTr="00671C6B">
        <w:trPr>
          <w:trHeight w:val="126"/>
        </w:trPr>
        <w:tc>
          <w:tcPr>
            <w:tcW w:w="1922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auto" w:fill="A3CEED" w:themeFill="accent2" w:themeFillTint="6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FD5B898" w14:textId="77777777" w:rsidR="003640AD" w:rsidRPr="00671C6B" w:rsidRDefault="003640AD" w:rsidP="00B438A4">
            <w:pPr>
              <w:spacing w:after="0"/>
              <w:rPr>
                <w:b/>
                <w:color w:val="FFFFFF" w:themeColor="background1"/>
                <w:sz w:val="28"/>
                <w:szCs w:val="24"/>
              </w:rPr>
            </w:pPr>
            <w:r w:rsidRPr="00671C6B">
              <w:rPr>
                <w:b/>
                <w:color w:val="FFFFFF" w:themeColor="background1"/>
                <w:sz w:val="28"/>
                <w:szCs w:val="24"/>
              </w:rPr>
              <w:t>Contoso business priority</w:t>
            </w:r>
          </w:p>
        </w:tc>
        <w:tc>
          <w:tcPr>
            <w:tcW w:w="3078" w:type="pct"/>
            <w:tcBorders>
              <w:top w:val="nil"/>
              <w:left w:val="single" w:sz="8" w:space="0" w:color="FFFFFF"/>
              <w:bottom w:val="nil"/>
              <w:right w:val="nil"/>
            </w:tcBorders>
            <w:shd w:val="clear" w:color="auto" w:fill="A3CEED" w:themeFill="accent2" w:themeFillTint="6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51781C0" w14:textId="74F9EE6C" w:rsidR="003640AD" w:rsidRPr="00671C6B" w:rsidRDefault="00EC47E6" w:rsidP="00B438A4">
            <w:pPr>
              <w:spacing w:after="0"/>
              <w:rPr>
                <w:b/>
                <w:color w:val="FFFFFF" w:themeColor="background1"/>
                <w:sz w:val="28"/>
                <w:szCs w:val="24"/>
              </w:rPr>
            </w:pPr>
            <w:r>
              <w:rPr>
                <w:b/>
                <w:color w:val="FFFFFF" w:themeColor="background1"/>
                <w:sz w:val="28"/>
                <w:szCs w:val="24"/>
              </w:rPr>
              <w:t>Adventure Works</w:t>
            </w:r>
            <w:r w:rsidR="001F6A83" w:rsidRPr="00671C6B">
              <w:rPr>
                <w:b/>
                <w:color w:val="FFFFFF" w:themeColor="background1"/>
                <w:sz w:val="28"/>
                <w:szCs w:val="24"/>
              </w:rPr>
              <w:t xml:space="preserve"> b</w:t>
            </w:r>
            <w:r w:rsidR="003640AD" w:rsidRPr="00671C6B">
              <w:rPr>
                <w:b/>
                <w:color w:val="FFFFFF" w:themeColor="background1"/>
                <w:sz w:val="28"/>
                <w:szCs w:val="24"/>
              </w:rPr>
              <w:t>usiness goals</w:t>
            </w:r>
          </w:p>
        </w:tc>
      </w:tr>
      <w:tr w:rsidR="003640AD" w:rsidRPr="00FA41CD" w14:paraId="6C74C3BF" w14:textId="77777777" w:rsidTr="00671C6B">
        <w:trPr>
          <w:trHeight w:val="26"/>
        </w:trPr>
        <w:tc>
          <w:tcPr>
            <w:tcW w:w="1922" w:type="pct"/>
            <w:tcBorders>
              <w:top w:val="nil"/>
              <w:left w:val="single" w:sz="4" w:space="0" w:color="C6CDD1" w:themeColor="background2" w:themeShade="E6"/>
              <w:bottom w:val="nil"/>
              <w:right w:val="single" w:sz="8" w:space="0" w:color="9FA1A8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EBBA7F7" w14:textId="77777777" w:rsidR="003640AD" w:rsidRPr="00FA41CD" w:rsidRDefault="003640AD" w:rsidP="00B438A4">
            <w:pPr>
              <w:spacing w:after="0"/>
            </w:pPr>
            <w:r w:rsidRPr="00FA41CD">
              <w:rPr>
                <w:b/>
                <w:bCs/>
              </w:rPr>
              <w:t>Commitment to quality</w:t>
            </w:r>
          </w:p>
        </w:tc>
        <w:tc>
          <w:tcPr>
            <w:tcW w:w="3078" w:type="pct"/>
            <w:tcBorders>
              <w:top w:val="nil"/>
              <w:left w:val="single" w:sz="8" w:space="0" w:color="9FA1A8"/>
              <w:bottom w:val="nil"/>
              <w:right w:val="single" w:sz="4" w:space="0" w:color="C6CDD1" w:themeColor="background2" w:themeShade="E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027A86A" w14:textId="77777777" w:rsidR="003640AD" w:rsidRPr="00FA41CD" w:rsidRDefault="003640AD" w:rsidP="00B438A4">
            <w:pPr>
              <w:spacing w:after="0"/>
            </w:pPr>
            <w:r w:rsidRPr="00FA41CD">
              <w:t>Deliver a solid, dependable product that customers can rely on.</w:t>
            </w:r>
          </w:p>
        </w:tc>
      </w:tr>
      <w:tr w:rsidR="003640AD" w:rsidRPr="00FA41CD" w14:paraId="14D8D776" w14:textId="77777777" w:rsidTr="00671C6B">
        <w:trPr>
          <w:trHeight w:val="99"/>
        </w:trPr>
        <w:tc>
          <w:tcPr>
            <w:tcW w:w="1922" w:type="pct"/>
            <w:tcBorders>
              <w:top w:val="nil"/>
              <w:left w:val="single" w:sz="4" w:space="0" w:color="C6CDD1" w:themeColor="background2" w:themeShade="E6"/>
              <w:bottom w:val="nil"/>
              <w:right w:val="single" w:sz="8" w:space="0" w:color="9FA1A8"/>
            </w:tcBorders>
            <w:shd w:val="clear" w:color="auto" w:fill="D9D9D9" w:themeFill="background1" w:themeFillShade="D9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6865D0A" w14:textId="77777777" w:rsidR="003640AD" w:rsidRPr="00FA41CD" w:rsidRDefault="003640AD" w:rsidP="00B438A4">
            <w:pPr>
              <w:spacing w:after="0"/>
            </w:pPr>
            <w:r w:rsidRPr="00FA41CD">
              <w:rPr>
                <w:b/>
                <w:bCs/>
              </w:rPr>
              <w:t>Consistent innovation and thought leadership</w:t>
            </w:r>
          </w:p>
        </w:tc>
        <w:tc>
          <w:tcPr>
            <w:tcW w:w="3078" w:type="pct"/>
            <w:tcBorders>
              <w:top w:val="nil"/>
              <w:left w:val="single" w:sz="8" w:space="0" w:color="9FA1A8"/>
              <w:bottom w:val="nil"/>
              <w:right w:val="single" w:sz="4" w:space="0" w:color="C6CDD1" w:themeColor="background2" w:themeShade="E6"/>
            </w:tcBorders>
            <w:shd w:val="clear" w:color="auto" w:fill="D9D9D9" w:themeFill="background1" w:themeFillShade="D9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BAC1CC6" w14:textId="77777777" w:rsidR="003640AD" w:rsidRPr="00FA41CD" w:rsidRDefault="003640AD" w:rsidP="00B438A4">
            <w:pPr>
              <w:spacing w:after="0"/>
            </w:pPr>
            <w:r w:rsidRPr="00FA41CD">
              <w:t>Deliver a progressive, modern experience that customers want to keep coming back to</w:t>
            </w:r>
            <w:r>
              <w:t>.</w:t>
            </w:r>
          </w:p>
        </w:tc>
      </w:tr>
      <w:tr w:rsidR="003640AD" w:rsidRPr="00FA41CD" w14:paraId="22280639" w14:textId="77777777" w:rsidTr="00671C6B">
        <w:trPr>
          <w:trHeight w:val="423"/>
        </w:trPr>
        <w:tc>
          <w:tcPr>
            <w:tcW w:w="1922" w:type="pct"/>
            <w:tcBorders>
              <w:top w:val="nil"/>
              <w:left w:val="single" w:sz="4" w:space="0" w:color="C6CDD1" w:themeColor="background2" w:themeShade="E6"/>
              <w:bottom w:val="single" w:sz="4" w:space="0" w:color="C6CDD1" w:themeColor="background2" w:themeShade="E6"/>
              <w:right w:val="single" w:sz="8" w:space="0" w:color="9FA1A8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DCE8356" w14:textId="77777777" w:rsidR="003640AD" w:rsidRPr="00FA41CD" w:rsidRDefault="003640AD" w:rsidP="00B438A4">
            <w:pPr>
              <w:spacing w:after="0"/>
            </w:pPr>
            <w:r w:rsidRPr="00FA41CD">
              <w:rPr>
                <w:b/>
                <w:bCs/>
              </w:rPr>
              <w:t>Community and sustainability</w:t>
            </w:r>
          </w:p>
        </w:tc>
        <w:tc>
          <w:tcPr>
            <w:tcW w:w="3078" w:type="pct"/>
            <w:tcBorders>
              <w:top w:val="nil"/>
              <w:left w:val="single" w:sz="8" w:space="0" w:color="9FA1A8"/>
              <w:bottom w:val="single" w:sz="4" w:space="0" w:color="C6CDD1" w:themeColor="background2" w:themeShade="E6"/>
              <w:right w:val="single" w:sz="4" w:space="0" w:color="C6CDD1" w:themeColor="background2" w:themeShade="E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691604B" w14:textId="77777777" w:rsidR="003640AD" w:rsidRPr="00FA41CD" w:rsidRDefault="003640AD" w:rsidP="00B438A4">
            <w:pPr>
              <w:spacing w:after="0"/>
            </w:pPr>
            <w:r w:rsidRPr="00FA41CD">
              <w:t>Leave a positive impact on the community and environment</w:t>
            </w:r>
            <w:r>
              <w:t>.</w:t>
            </w:r>
          </w:p>
        </w:tc>
      </w:tr>
    </w:tbl>
    <w:p w14:paraId="74837E8A" w14:textId="6A561A9A" w:rsidR="003640AD" w:rsidRPr="004B5E05" w:rsidRDefault="003640AD" w:rsidP="001F6A83">
      <w:pPr>
        <w:pStyle w:val="Figures"/>
        <w:spacing w:before="120"/>
      </w:pPr>
      <w:ins w:id="87" w:author="Author">
        <w:r>
          <w:rPr>
            <w:b/>
          </w:rPr>
          <w:t xml:space="preserve">Figure </w:t>
        </w:r>
      </w:ins>
      <w:r w:rsidR="00316D8A">
        <w:rPr>
          <w:b/>
        </w:rPr>
        <w:t>4</w:t>
      </w:r>
      <w:ins w:id="88" w:author="Author">
        <w:r>
          <w:t>: Alignment of business priorities and goals</w:t>
        </w:r>
      </w:ins>
    </w:p>
    <w:p w14:paraId="51608FF1" w14:textId="77777777" w:rsidR="00866A7B" w:rsidRPr="00DF7456" w:rsidRDefault="00866A7B" w:rsidP="00866A7B">
      <w:pPr>
        <w:pStyle w:val="Heading2"/>
      </w:pPr>
      <w:r w:rsidRPr="00DF7456">
        <w:lastRenderedPageBreak/>
        <w:t>Customer-focused approach</w:t>
      </w:r>
      <w:bookmarkEnd w:id="60"/>
    </w:p>
    <w:p w14:paraId="007EEDEA" w14:textId="17298870" w:rsidR="00866A7B" w:rsidRDefault="00866A7B" w:rsidP="001C417C">
      <w:r>
        <w:t xml:space="preserve">Contoso has a </w:t>
      </w:r>
      <w:del w:id="89" w:author="Author">
        <w:r w:rsidDel="00B46D66">
          <w:delText>thirty</w:delText>
        </w:r>
      </w:del>
      <w:ins w:id="90" w:author="Author">
        <w:r>
          <w:t>30</w:t>
        </w:r>
      </w:ins>
      <w:r>
        <w:t xml:space="preserve">-year history of excellence in the consumer electronics space, consistently </w:t>
      </w:r>
      <w:ins w:id="91" w:author="Author">
        <w:r>
          <w:t>giving</w:t>
        </w:r>
      </w:ins>
      <w:del w:id="92" w:author="Author">
        <w:r w:rsidDel="00B46D66">
          <w:delText>hitting the sweet spot that</w:delText>
        </w:r>
      </w:del>
      <w:ins w:id="93" w:author="Author">
        <w:r>
          <w:t xml:space="preserve"> buyers</w:t>
        </w:r>
      </w:ins>
      <w:del w:id="94" w:author="Author">
        <w:r w:rsidDel="00B46D66">
          <w:delText xml:space="preserve"> consumers</w:delText>
        </w:r>
      </w:del>
      <w:r>
        <w:t xml:space="preserve"> </w:t>
      </w:r>
      <w:ins w:id="95" w:author="Author">
        <w:r>
          <w:t>what they want</w:t>
        </w:r>
      </w:ins>
      <w:del w:id="96" w:author="Author">
        <w:r w:rsidDel="00B46D66">
          <w:delText>are looking for</w:delText>
        </w:r>
      </w:del>
      <w:r>
        <w:t xml:space="preserve">: </w:t>
      </w:r>
      <w:r w:rsidRPr="00631C7E">
        <w:t xml:space="preserve">innovative, </w:t>
      </w:r>
      <w:ins w:id="97" w:author="Author">
        <w:r>
          <w:t>high</w:t>
        </w:r>
      </w:ins>
      <w:del w:id="98" w:author="Author">
        <w:r w:rsidRPr="00631C7E" w:rsidDel="00B46D66">
          <w:delText>good</w:delText>
        </w:r>
      </w:del>
      <w:r w:rsidRPr="00631C7E">
        <w:t>-quality products for</w:t>
      </w:r>
      <w:ins w:id="99" w:author="Author">
        <w:r>
          <w:t xml:space="preserve"> </w:t>
        </w:r>
      </w:ins>
      <w:del w:id="100" w:author="Author">
        <w:r w:rsidRPr="00631C7E" w:rsidDel="00B46D66">
          <w:delText xml:space="preserve"> a </w:delText>
        </w:r>
        <w:r w:rsidRPr="00631C7E" w:rsidDel="00CF7C70">
          <w:delText xml:space="preserve">good </w:delText>
        </w:r>
      </w:del>
      <w:ins w:id="101" w:author="Author">
        <w:r>
          <w:t>competitive</w:t>
        </w:r>
        <w:r w:rsidRPr="00631C7E">
          <w:t xml:space="preserve"> </w:t>
        </w:r>
      </w:ins>
      <w:r w:rsidRPr="00631C7E">
        <w:t>price</w:t>
      </w:r>
      <w:ins w:id="102" w:author="Author">
        <w:r>
          <w:t>s</w:t>
        </w:r>
      </w:ins>
      <w:r w:rsidRPr="00631C7E">
        <w:t xml:space="preserve"> from companies they know and trust.</w:t>
      </w:r>
      <w:r>
        <w:t xml:space="preserve"> Contoso has a </w:t>
      </w:r>
      <w:ins w:id="103" w:author="Author">
        <w:r>
          <w:t xml:space="preserve">solid </w:t>
        </w:r>
      </w:ins>
      <w:r>
        <w:t xml:space="preserve">reputation; in fact, across Twitter trends from 2012-2013, </w:t>
      </w:r>
      <w:ins w:id="104" w:author="Author">
        <w:r>
          <w:t>the company</w:t>
        </w:r>
      </w:ins>
      <w:del w:id="105" w:author="Author">
        <w:r w:rsidDel="00B46D66">
          <w:delText>Contoso</w:delText>
        </w:r>
      </w:del>
      <w:r>
        <w:t xml:space="preserve"> was highly correlated with positive word associations among users who tagged </w:t>
      </w:r>
      <w:r w:rsidRPr="00CB1E63">
        <w:rPr>
          <w:i/>
        </w:rPr>
        <w:t>Contoso</w:t>
      </w:r>
      <w:r>
        <w:t>.</w:t>
      </w:r>
      <w:r w:rsidR="00D620DB">
        <w:t xml:space="preserve">  Worldwide sales</w:t>
      </w:r>
      <w:r w:rsidR="00A84EAF">
        <w:t xml:space="preserve"> </w:t>
      </w:r>
      <w:r w:rsidR="00D620DB">
        <w:t>numbers validate this approach as well—Contoso products comprised 39% of worldwide tele</w:t>
      </w:r>
      <w:r w:rsidR="00316D8A">
        <w:t>vision sales last year (Figure 5</w:t>
      </w:r>
      <w:r w:rsidR="00D620DB">
        <w:t>).</w:t>
      </w:r>
    </w:p>
    <w:p w14:paraId="5C86D0C3" w14:textId="77777777" w:rsidR="00A84EAF" w:rsidRDefault="00A84EAF" w:rsidP="00A84EAF">
      <w:pPr>
        <w:jc w:val="center"/>
      </w:pPr>
      <w:r w:rsidRPr="000F7CE1">
        <w:rPr>
          <w:noProof/>
        </w:rPr>
        <w:drawing>
          <wp:inline distT="0" distB="0" distL="0" distR="0" wp14:anchorId="3B03AC0C" wp14:editId="16EC0EB8">
            <wp:extent cx="3982720" cy="4123690"/>
            <wp:effectExtent l="0" t="0" r="0" b="0"/>
            <wp:docPr id="264" name="Picture 264" descr="C:\Users\Jim.Bowles\Pictures\Piech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im.Bowles\Pictures\Piechart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2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E0949F3" w14:textId="77777777" w:rsidR="00A84EAF" w:rsidRPr="001F6A83" w:rsidRDefault="00A84EAF" w:rsidP="00A84EAF">
      <w:pPr>
        <w:pStyle w:val="Figures"/>
      </w:pPr>
      <w:r w:rsidRPr="00316D8A">
        <w:rPr>
          <w:b/>
        </w:rPr>
        <w:t>Figure 5</w:t>
      </w:r>
      <w:r w:rsidRPr="001F6A83">
        <w:t>: Worldwide television sales percentages for 2012-2013</w:t>
      </w:r>
    </w:p>
    <w:p w14:paraId="3000ACD5" w14:textId="77777777" w:rsidR="00866A7B" w:rsidRDefault="00866A7B" w:rsidP="00866A7B">
      <w:del w:id="106" w:author="Author">
        <w:r w:rsidDel="00482B5B">
          <w:delText>No one is more committed to</w:delText>
        </w:r>
      </w:del>
      <w:ins w:id="107" w:author="Author">
        <w:r>
          <w:t>At Contoso,</w:t>
        </w:r>
      </w:ins>
      <w:r>
        <w:t xml:space="preserve"> customer satisfaction</w:t>
      </w:r>
      <w:ins w:id="108" w:author="Author">
        <w:r>
          <w:t xml:space="preserve"> is a guiding value</w:t>
        </w:r>
      </w:ins>
      <w:del w:id="109" w:author="Author">
        <w:r w:rsidDel="00482B5B">
          <w:delText xml:space="preserve"> that we are at Contoso</w:delText>
        </w:r>
      </w:del>
      <w:r>
        <w:t xml:space="preserve">, and the </w:t>
      </w:r>
      <w:commentRangeStart w:id="110"/>
      <w:ins w:id="111" w:author="Author">
        <w:r>
          <w:t xml:space="preserve">social media </w:t>
        </w:r>
      </w:ins>
      <w:r>
        <w:t xml:space="preserve">feedback </w:t>
      </w:r>
      <w:commentRangeEnd w:id="110"/>
      <w:r w:rsidR="004C24C3">
        <w:rPr>
          <w:rStyle w:val="CommentReference"/>
        </w:rPr>
        <w:commentReference w:id="110"/>
      </w:r>
      <w:del w:id="112" w:author="Author">
        <w:r w:rsidDel="000C4744">
          <w:delText xml:space="preserve">clearly </w:delText>
        </w:r>
      </w:del>
      <w:r>
        <w:t>shows</w:t>
      </w:r>
      <w:ins w:id="113" w:author="Author">
        <w:r>
          <w:t xml:space="preserve"> that we take this value seriously</w:t>
        </w:r>
      </w:ins>
      <w:r>
        <w:t xml:space="preserve">. Want a deeper level of customer engagement and </w:t>
      </w:r>
      <w:ins w:id="114" w:author="Author">
        <w:r>
          <w:t>satisfaction</w:t>
        </w:r>
      </w:ins>
      <w:del w:id="115" w:author="Author">
        <w:r w:rsidDel="00CB1E63">
          <w:delText>happiness</w:delText>
        </w:r>
      </w:del>
      <w:r>
        <w:t>? That’s what Contoso can help provide.</w:t>
      </w:r>
      <w:r w:rsidRPr="002C0730">
        <w:t xml:space="preserve"> </w:t>
      </w:r>
    </w:p>
    <w:p w14:paraId="4292ECD4" w14:textId="57DAA97C" w:rsidR="002E1919" w:rsidRDefault="00B36524" w:rsidP="005B05E4">
      <w:pPr>
        <w:pStyle w:val="Heading1"/>
        <w:rPr>
          <w:ins w:id="116" w:author="Author"/>
        </w:rPr>
      </w:pPr>
      <w:bookmarkStart w:id="117" w:name="_Toc391637843"/>
      <w:bookmarkEnd w:id="61"/>
      <w:r>
        <w:t>The sales alignment</w:t>
      </w:r>
      <w:r w:rsidR="004B5E05">
        <w:t xml:space="preserve"> p</w:t>
      </w:r>
      <w:r w:rsidR="002E1919">
        <w:t>rocess</w:t>
      </w:r>
      <w:bookmarkEnd w:id="117"/>
    </w:p>
    <w:p w14:paraId="2C081329" w14:textId="53A30881" w:rsidR="006B02AE" w:rsidRPr="006B02AE" w:rsidRDefault="00680F1E" w:rsidP="008D4706">
      <w:ins w:id="118" w:author="Author">
        <w:r>
          <w:t>I</w:t>
        </w:r>
        <w:r w:rsidR="006B02AE">
          <w:t xml:space="preserve">n this analysis, we have established that </w:t>
        </w:r>
      </w:ins>
      <w:r w:rsidR="00EC47E6">
        <w:t>Adventure Works</w:t>
      </w:r>
      <w:r w:rsidR="00C21565">
        <w:t xml:space="preserve"> </w:t>
      </w:r>
      <w:ins w:id="119" w:author="Author">
        <w:r w:rsidR="006B02AE">
          <w:t xml:space="preserve">and Contoso share aligned business priorities and goals. We’ve also briefly reviewed the Contoso track record of success with past </w:t>
        </w:r>
      </w:ins>
      <w:r w:rsidR="00B36524">
        <w:t>sales partner relationships</w:t>
      </w:r>
      <w:ins w:id="120" w:author="Author">
        <w:r w:rsidR="006B02AE">
          <w:t>.</w:t>
        </w:r>
        <w:r>
          <w:t xml:space="preserve"> Now let’s take a look at the </w:t>
        </w:r>
      </w:ins>
      <w:r w:rsidR="00B36524">
        <w:t>sales alignment</w:t>
      </w:r>
      <w:ins w:id="121" w:author="Author">
        <w:r>
          <w:t xml:space="preserve"> process itself. When you partner with Contoso in today’s market, what can you expect?</w:t>
        </w:r>
      </w:ins>
    </w:p>
    <w:p w14:paraId="581DE695" w14:textId="3980B40A" w:rsidR="00C951F4" w:rsidRPr="00C951F4" w:rsidRDefault="00C951F4" w:rsidP="005B05E4">
      <w:pPr>
        <w:pStyle w:val="Heading2"/>
      </w:pPr>
      <w:bookmarkStart w:id="122" w:name="_Toc391637845"/>
      <w:r>
        <w:lastRenderedPageBreak/>
        <w:t>The approach</w:t>
      </w:r>
      <w:bookmarkEnd w:id="122"/>
    </w:p>
    <w:p w14:paraId="455F0EB6" w14:textId="4447A8C0" w:rsidR="008D4706" w:rsidRDefault="00680F1E" w:rsidP="00495A01">
      <w:ins w:id="123" w:author="Author">
        <w:r>
          <w:t xml:space="preserve">Here’s more good news: </w:t>
        </w:r>
      </w:ins>
      <w:r w:rsidR="00495A01">
        <w:t>We</w:t>
      </w:r>
      <w:ins w:id="124" w:author="Author">
        <w:r>
          <w:t xml:space="preserve"> ha</w:t>
        </w:r>
      </w:ins>
      <w:del w:id="125" w:author="Author">
        <w:r w:rsidR="00495A01" w:rsidDel="00680F1E">
          <w:delText>’</w:delText>
        </w:r>
      </w:del>
      <w:r w:rsidR="00495A01">
        <w:t xml:space="preserve">ve simplified </w:t>
      </w:r>
      <w:ins w:id="126" w:author="Author">
        <w:r>
          <w:t>our</w:t>
        </w:r>
      </w:ins>
      <w:del w:id="127" w:author="Author">
        <w:r w:rsidR="00495A01" w:rsidDel="00680F1E">
          <w:delText>the</w:delText>
        </w:r>
      </w:del>
      <w:r w:rsidR="00495A01">
        <w:t xml:space="preserve"> process</w:t>
      </w:r>
      <w:del w:id="128" w:author="Author">
        <w:r w:rsidR="00495A01" w:rsidDel="00680F1E">
          <w:delText xml:space="preserve"> on our end</w:delText>
        </w:r>
      </w:del>
      <w:r w:rsidR="00495A01">
        <w:t xml:space="preserve"> for integrating with your business.</w:t>
      </w:r>
      <w:r w:rsidR="00DC4AAF">
        <w:t xml:space="preserve"> </w:t>
      </w:r>
      <w:del w:id="129" w:author="Author">
        <w:r w:rsidR="00DC4AAF" w:rsidDel="00680F1E">
          <w:delText xml:space="preserve"> </w:delText>
        </w:r>
      </w:del>
      <w:r w:rsidR="00DC4AAF">
        <w:t>The step-by-step partnership approach is organized in</w:t>
      </w:r>
      <w:del w:id="130" w:author="Author">
        <w:r w:rsidR="00DC4AAF" w:rsidDel="00680F1E">
          <w:delText>to</w:delText>
        </w:r>
      </w:del>
      <w:r w:rsidR="00DC4AAF">
        <w:t xml:space="preserve"> three phases: evaluate, plan, and execute</w:t>
      </w:r>
      <w:ins w:id="131" w:author="Author">
        <w:r w:rsidR="00651977">
          <w:t xml:space="preserve"> </w:t>
        </w:r>
      </w:ins>
      <w:r w:rsidR="00032A28">
        <w:t xml:space="preserve">&amp; measure </w:t>
      </w:r>
      <w:ins w:id="132" w:author="Author">
        <w:r w:rsidR="00651977">
          <w:t>(Figure 5</w:t>
        </w:r>
        <w:r w:rsidR="008D4706">
          <w:t>)</w:t>
        </w:r>
      </w:ins>
      <w:r w:rsidR="00DC4AAF">
        <w:t>.</w:t>
      </w:r>
      <w:ins w:id="133" w:author="Author">
        <w:r>
          <w:t xml:space="preserve"> Each is intended to build directly on the phase before it. All are designed to be straightforward and easy to enact. </w:t>
        </w:r>
        <w:r w:rsidR="008D4706">
          <w:t>Please note that e</w:t>
        </w:r>
      </w:ins>
      <w:moveToRangeStart w:id="134" w:author="Author" w:name="move391636788"/>
      <w:moveTo w:id="135" w:author="Author">
        <w:del w:id="136" w:author="Author">
          <w:r w:rsidR="008D4706" w:rsidDel="008D4706">
            <w:delText>E</w:delText>
          </w:r>
        </w:del>
        <w:r w:rsidR="008D4706">
          <w:t xml:space="preserve">ach phase is more thoroughly documented in the supplemental materials provided by </w:t>
        </w:r>
      </w:moveTo>
      <w:r w:rsidR="00C21565">
        <w:t>Katie Jordan.</w:t>
      </w:r>
    </w:p>
    <w:p w14:paraId="3595AA3C" w14:textId="2B863749" w:rsidR="00C86B98" w:rsidRDefault="00C86B98" w:rsidP="00495A01">
      <w:r w:rsidRPr="00C86B98">
        <w:rPr>
          <w:noProof/>
        </w:rPr>
        <w:drawing>
          <wp:inline distT="0" distB="0" distL="0" distR="0" wp14:anchorId="7F11C590" wp14:editId="633C3C52">
            <wp:extent cx="5943600" cy="3056557"/>
            <wp:effectExtent l="38100" t="38100" r="76200" b="86995"/>
            <wp:docPr id="266" name="Picture 266" descr="C:\Users\Jim.Bowles\Pictures\ste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im.Bowles\Pictures\steps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BF8FBF" w14:textId="1570D0BD" w:rsidR="00A3336B" w:rsidRPr="00495A01" w:rsidDel="008D4706" w:rsidRDefault="00A3336B" w:rsidP="008D4706">
      <w:pPr>
        <w:rPr>
          <w:del w:id="137" w:author="Author"/>
        </w:rPr>
      </w:pPr>
    </w:p>
    <w:moveToRangeEnd w:id="134"/>
    <w:p w14:paraId="6C1577E6" w14:textId="6C89780E" w:rsidR="008D4706" w:rsidRPr="004B5E05" w:rsidRDefault="00651977" w:rsidP="004B5E05">
      <w:pPr>
        <w:pStyle w:val="Figures"/>
      </w:pPr>
      <w:ins w:id="138" w:author="Author">
        <w:r>
          <w:rPr>
            <w:b/>
          </w:rPr>
          <w:t xml:space="preserve">Figure </w:t>
        </w:r>
      </w:ins>
      <w:r w:rsidR="00316D8A">
        <w:rPr>
          <w:b/>
        </w:rPr>
        <w:t>6</w:t>
      </w:r>
      <w:ins w:id="139" w:author="Author">
        <w:r w:rsidR="008D4706" w:rsidRPr="004B5E05">
          <w:t>: The three phases of the partnership process</w:t>
        </w:r>
      </w:ins>
    </w:p>
    <w:p w14:paraId="764EE915" w14:textId="6705A899" w:rsidR="00A3336B" w:rsidRPr="00A3336B" w:rsidRDefault="00A3336B" w:rsidP="00A3336B">
      <w:pPr>
        <w:pStyle w:val="Figures"/>
        <w:rPr>
          <w:color w:val="auto"/>
          <w:sz w:val="22"/>
          <w:szCs w:val="22"/>
        </w:rPr>
      </w:pPr>
      <w:r w:rsidRPr="00A3336B">
        <w:rPr>
          <w:b/>
          <w:color w:val="auto"/>
          <w:sz w:val="22"/>
          <w:szCs w:val="22"/>
        </w:rPr>
        <w:t>Evaluate:</w:t>
      </w:r>
      <w:r w:rsidR="001A0AD3">
        <w:rPr>
          <w:color w:val="auto"/>
          <w:sz w:val="22"/>
          <w:szCs w:val="22"/>
        </w:rPr>
        <w:t xml:space="preserve"> I</w:t>
      </w:r>
      <w:r w:rsidRPr="00A3336B">
        <w:rPr>
          <w:color w:val="auto"/>
          <w:sz w:val="22"/>
          <w:szCs w:val="22"/>
        </w:rPr>
        <w:t>n this phase, Contoso works with you to identify key strategic alignment areas, opportunities for collaboration, and potential new offerings.</w:t>
      </w:r>
    </w:p>
    <w:p w14:paraId="4C50B840" w14:textId="26A3AD06" w:rsidR="00A3336B" w:rsidRPr="00A3336B" w:rsidRDefault="00A3336B" w:rsidP="00A3336B">
      <w:pPr>
        <w:pStyle w:val="Figures"/>
        <w:rPr>
          <w:color w:val="auto"/>
          <w:sz w:val="22"/>
          <w:szCs w:val="22"/>
        </w:rPr>
      </w:pPr>
      <w:r w:rsidRPr="00A3336B">
        <w:rPr>
          <w:b/>
          <w:color w:val="auto"/>
          <w:sz w:val="22"/>
          <w:szCs w:val="22"/>
        </w:rPr>
        <w:t>Plan:</w:t>
      </w:r>
      <w:r w:rsidR="001A0AD3">
        <w:rPr>
          <w:color w:val="auto"/>
          <w:sz w:val="22"/>
          <w:szCs w:val="22"/>
        </w:rPr>
        <w:t xml:space="preserve"> Once we’ve identified the</w:t>
      </w:r>
      <w:r w:rsidRPr="00A3336B">
        <w:rPr>
          <w:color w:val="auto"/>
          <w:sz w:val="22"/>
          <w:szCs w:val="22"/>
        </w:rPr>
        <w:t xml:space="preserve"> targets, Contoso representatives will organize the timelines and commitments for the proposed approach.</w:t>
      </w:r>
    </w:p>
    <w:p w14:paraId="44EF4CE1" w14:textId="7DD5DEA2" w:rsidR="009479B3" w:rsidRPr="00495A01" w:rsidDel="008D4706" w:rsidRDefault="00A3336B" w:rsidP="00A3336B">
      <w:r w:rsidRPr="00A3336B">
        <w:rPr>
          <w:b/>
        </w:rPr>
        <w:t>Execute &amp; Measure:</w:t>
      </w:r>
      <w:r w:rsidR="00032A28">
        <w:t xml:space="preserve"> I</w:t>
      </w:r>
      <w:r w:rsidRPr="00A3336B">
        <w:t>n this phase, the plan is carried out and the potential benefits are realized.</w:t>
      </w:r>
      <w:moveFromRangeStart w:id="140" w:author="Author" w:name="move391636788"/>
      <w:moveFrom w:id="141" w:author="Author">
        <w:r w:rsidR="009479B3" w:rsidDel="008D4706">
          <w:t xml:space="preserve">Each phase is more thoroughly </w:t>
        </w:r>
        <w:r w:rsidR="00C951F4" w:rsidDel="008D4706">
          <w:t>documented in the supplemental materials provided by &lt;Account representative&gt;.</w:t>
        </w:r>
      </w:moveFrom>
    </w:p>
    <w:p w14:paraId="69045109" w14:textId="3A1DD884" w:rsidR="002E1919" w:rsidRDefault="004B5E05" w:rsidP="005B05E4">
      <w:pPr>
        <w:pStyle w:val="Heading1"/>
      </w:pPr>
      <w:bookmarkStart w:id="142" w:name="_Toc391637846"/>
      <w:moveFromRangeEnd w:id="140"/>
      <w:r>
        <w:t>Next s</w:t>
      </w:r>
      <w:r w:rsidR="002E1919">
        <w:t>teps</w:t>
      </w:r>
      <w:bookmarkEnd w:id="142"/>
    </w:p>
    <w:p w14:paraId="1E77BE49" w14:textId="54812E7E" w:rsidR="002E1919" w:rsidRDefault="00360DFA" w:rsidP="00360DFA">
      <w:r>
        <w:t>It’s time to start working</w:t>
      </w:r>
      <w:ins w:id="143" w:author="Author">
        <w:r w:rsidR="004B5E05">
          <w:t>—</w:t>
        </w:r>
      </w:ins>
      <w:del w:id="144" w:author="Author">
        <w:r w:rsidDel="004B5E05">
          <w:delText xml:space="preserve">, </w:delText>
        </w:r>
      </w:del>
      <w:r>
        <w:t xml:space="preserve">together. </w:t>
      </w:r>
      <w:del w:id="145" w:author="Author">
        <w:r w:rsidRPr="00C21565" w:rsidDel="004B5E05">
          <w:delText xml:space="preserve"> </w:delText>
        </w:r>
      </w:del>
      <w:r w:rsidR="00C21565" w:rsidRPr="00C21565">
        <w:t>Katie Jordan</w:t>
      </w:r>
      <w:r w:rsidRPr="00C21565">
        <w:t xml:space="preserve"> </w:t>
      </w:r>
      <w:r>
        <w:t>will</w:t>
      </w:r>
      <w:ins w:id="146" w:author="Author">
        <w:r w:rsidR="004B5E05">
          <w:t xml:space="preserve"> contact</w:t>
        </w:r>
      </w:ins>
      <w:del w:id="147" w:author="Author">
        <w:r w:rsidDel="004B5E05">
          <w:delText xml:space="preserve"> be reaching out to</w:delText>
        </w:r>
      </w:del>
      <w:r>
        <w:t xml:space="preserve"> you in the next </w:t>
      </w:r>
      <w:ins w:id="148" w:author="Author">
        <w:r w:rsidR="004B5E05">
          <w:t>few</w:t>
        </w:r>
      </w:ins>
      <w:del w:id="149" w:author="Author">
        <w:r w:rsidDel="004B5E05">
          <w:delText>couple of</w:delText>
        </w:r>
      </w:del>
      <w:r>
        <w:t xml:space="preserve"> days to talk about next steps</w:t>
      </w:r>
      <w:del w:id="150" w:author="Author">
        <w:r w:rsidDel="004B5E05">
          <w:delText>,</w:delText>
        </w:r>
      </w:del>
      <w:r>
        <w:t xml:space="preserve"> and the proposed approach. </w:t>
      </w:r>
      <w:del w:id="151" w:author="Author">
        <w:r w:rsidDel="004B5E05">
          <w:delText xml:space="preserve"> </w:delText>
        </w:r>
      </w:del>
      <w:r>
        <w:t>If you’d like to start sooner</w:t>
      </w:r>
      <w:del w:id="152" w:author="Author">
        <w:r w:rsidDel="004B5E05">
          <w:delText>,</w:delText>
        </w:r>
      </w:del>
      <w:r>
        <w:t xml:space="preserve"> or </w:t>
      </w:r>
      <w:ins w:id="153" w:author="Author">
        <w:r w:rsidR="004B5E05">
          <w:t>want</w:t>
        </w:r>
      </w:ins>
      <w:del w:id="154" w:author="Author">
        <w:r w:rsidDel="004B5E05">
          <w:delText>get</w:delText>
        </w:r>
      </w:del>
      <w:r>
        <w:t xml:space="preserve"> additional information, please </w:t>
      </w:r>
      <w:ins w:id="155" w:author="Author">
        <w:r w:rsidR="004B5E05">
          <w:t>contact</w:t>
        </w:r>
      </w:ins>
      <w:del w:id="156" w:author="Author">
        <w:r w:rsidDel="004B5E05">
          <w:delText>reach out to</w:delText>
        </w:r>
      </w:del>
      <w:r>
        <w:t xml:space="preserve"> </w:t>
      </w:r>
      <w:hyperlink r:id="rId25" w:history="1">
        <w:r w:rsidR="00C21565" w:rsidRPr="00986F56">
          <w:rPr>
            <w:rStyle w:val="Hyperlink"/>
          </w:rPr>
          <w:t>katiej@contoso.com</w:t>
        </w:r>
      </w:hyperlink>
      <w:r w:rsidR="00C21565">
        <w:t xml:space="preserve"> </w:t>
      </w:r>
      <w:r>
        <w:t xml:space="preserve">to learn more. </w:t>
      </w:r>
    </w:p>
    <w:sectPr w:rsidR="002E1919" w:rsidSect="00866A7B">
      <w:type w:val="continuous"/>
      <w:pgSz w:w="12240" w:h="15840"/>
      <w:pgMar w:top="1440" w:right="1440" w:bottom="1440" w:left="1440" w:header="576" w:footer="576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7" w:author="Author" w:initials="A">
    <w:p w14:paraId="480CD766" w14:textId="60340123" w:rsidR="004C24C3" w:rsidRDefault="004C24C3">
      <w:pPr>
        <w:pStyle w:val="CommentText"/>
      </w:pPr>
      <w:r>
        <w:rPr>
          <w:rStyle w:val="CommentReference"/>
        </w:rPr>
        <w:annotationRef/>
      </w:r>
      <w:r>
        <w:t>Isabella, what about introducing the four subsections here at the top of “Why Contoso?” I think it will be easier for people to read, and they’ll understand our argument more quickly.</w:t>
      </w:r>
    </w:p>
  </w:comment>
  <w:comment w:id="59" w:author="Author" w:initials="A">
    <w:p w14:paraId="259EB157" w14:textId="2F3D4FA2" w:rsidR="00FB29C4" w:rsidRDefault="00FB29C4">
      <w:pPr>
        <w:pStyle w:val="CommentText"/>
      </w:pPr>
      <w:r>
        <w:rPr>
          <w:rStyle w:val="CommentReference"/>
        </w:rPr>
        <w:annotationRef/>
      </w:r>
      <w:r>
        <w:t>I’d like to add the feature comparison table for our new launches here</w:t>
      </w:r>
    </w:p>
  </w:comment>
  <w:comment w:id="73" w:author="Author" w:initials="A">
    <w:p w14:paraId="7641E6F9" w14:textId="0AF917D6" w:rsidR="00FB29C4" w:rsidRDefault="00FB29C4">
      <w:pPr>
        <w:pStyle w:val="CommentText"/>
      </w:pPr>
      <w:r>
        <w:rPr>
          <w:rStyle w:val="CommentReference"/>
        </w:rPr>
        <w:annotationRef/>
      </w:r>
      <w:r>
        <w:t>These are the latest research numbers, right?</w:t>
      </w:r>
    </w:p>
    <w:p w14:paraId="11143008" w14:textId="77777777" w:rsidR="00FB29C4" w:rsidRDefault="00FB29C4">
      <w:pPr>
        <w:pStyle w:val="CommentText"/>
      </w:pPr>
    </w:p>
  </w:comment>
  <w:comment w:id="74" w:author="Author" w:initials="A">
    <w:p w14:paraId="4E835ABA" w14:textId="002A0E4F" w:rsidR="00FB29C4" w:rsidRDefault="00FB29C4">
      <w:pPr>
        <w:pStyle w:val="CommentText"/>
      </w:pPr>
      <w:r>
        <w:rPr>
          <w:rStyle w:val="CommentReference"/>
        </w:rPr>
        <w:annotationRef/>
      </w:r>
      <w:r>
        <w:t>I’ll ask the Research team to check and get back to you.</w:t>
      </w:r>
    </w:p>
  </w:comment>
  <w:comment w:id="110" w:author="Author" w:initials="A">
    <w:p w14:paraId="5356B486" w14:textId="17E1044D" w:rsidR="004C24C3" w:rsidRDefault="004C24C3" w:rsidP="004C24C3">
      <w:pPr>
        <w:pStyle w:val="CommentText"/>
      </w:pPr>
      <w:r>
        <w:rPr>
          <w:rStyle w:val="CommentReference"/>
        </w:rPr>
        <w:annotationRef/>
      </w:r>
      <w:r>
        <w:t>Isabella, can we expand here to include feedback from other types or social media or traditional research?</w:t>
      </w:r>
    </w:p>
    <w:p w14:paraId="5550BC5F" w14:textId="15575B4F" w:rsidR="004C24C3" w:rsidRDefault="004C24C3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80CD766" w15:done="1"/>
  <w15:commentEx w15:paraId="259EB157" w15:done="0"/>
  <w15:commentEx w15:paraId="11143008" w15:done="0"/>
  <w15:commentEx w15:paraId="4E835ABA" w15:paraIdParent="11143008" w15:done="0"/>
  <w15:commentEx w15:paraId="5550BC5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80CD766" w16cid:durableId="1D78B96A"/>
  <w16cid:commentId w16cid:paraId="259EB157" w16cid:durableId="1D78B96B"/>
  <w16cid:commentId w16cid:paraId="11143008" w16cid:durableId="1D78B96C"/>
  <w16cid:commentId w16cid:paraId="4E835ABA" w16cid:durableId="1D78B96D"/>
  <w16cid:commentId w16cid:paraId="5550BC5F" w16cid:durableId="1D78B96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A034AE" w14:textId="77777777" w:rsidR="00CC2218" w:rsidRDefault="00CC2218" w:rsidP="008D74FD">
      <w:pPr>
        <w:spacing w:after="0" w:line="240" w:lineRule="auto"/>
      </w:pPr>
      <w:r>
        <w:separator/>
      </w:r>
    </w:p>
  </w:endnote>
  <w:endnote w:type="continuationSeparator" w:id="0">
    <w:p w14:paraId="4AC1F199" w14:textId="77777777" w:rsidR="00CC2218" w:rsidRDefault="00CC2218" w:rsidP="008D74FD">
      <w:pPr>
        <w:spacing w:after="0" w:line="240" w:lineRule="auto"/>
      </w:pPr>
      <w:r>
        <w:continuationSeparator/>
      </w:r>
    </w:p>
  </w:endnote>
  <w:endnote w:type="continuationNotice" w:id="1">
    <w:p w14:paraId="7555765D" w14:textId="77777777" w:rsidR="00CC2218" w:rsidRDefault="00CC221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894694" w14:textId="77777777" w:rsidR="00E82822" w:rsidRDefault="00E828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12F71F" w14:textId="77777777" w:rsidR="008A12A5" w:rsidRPr="00DF7456" w:rsidRDefault="008A12A5" w:rsidP="00DF7456">
    <w:pPr>
      <w:pStyle w:val="Footer"/>
      <w:jc w:val="right"/>
      <w:rPr>
        <w:sz w:val="18"/>
        <w:szCs w:val="18"/>
      </w:rPr>
    </w:pPr>
    <w:r w:rsidRPr="00DF7456">
      <w:rPr>
        <w:sz w:val="18"/>
        <w:szCs w:val="18"/>
      </w:rPr>
      <w:t xml:space="preserve">Partnership with Contoso Electronics | </w:t>
    </w:r>
    <w:sdt>
      <w:sdtPr>
        <w:rPr>
          <w:b/>
          <w:color w:val="3E8853" w:themeColor="accent5"/>
          <w:sz w:val="18"/>
          <w:szCs w:val="18"/>
        </w:rPr>
        <w:id w:val="193917363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F7456">
          <w:rPr>
            <w:b/>
            <w:color w:val="3E8853" w:themeColor="accent5"/>
            <w:sz w:val="18"/>
            <w:szCs w:val="18"/>
          </w:rPr>
          <w:fldChar w:fldCharType="begin"/>
        </w:r>
        <w:r w:rsidRPr="00DF7456">
          <w:rPr>
            <w:b/>
            <w:color w:val="3E8853" w:themeColor="accent5"/>
            <w:sz w:val="18"/>
            <w:szCs w:val="18"/>
          </w:rPr>
          <w:instrText xml:space="preserve"> PAGE   \* MERGEFORMAT </w:instrText>
        </w:r>
        <w:r w:rsidRPr="00DF7456">
          <w:rPr>
            <w:b/>
            <w:color w:val="3E8853" w:themeColor="accent5"/>
            <w:sz w:val="18"/>
            <w:szCs w:val="18"/>
          </w:rPr>
          <w:fldChar w:fldCharType="separate"/>
        </w:r>
        <w:r w:rsidR="00E82822">
          <w:rPr>
            <w:b/>
            <w:noProof/>
            <w:color w:val="3E8853" w:themeColor="accent5"/>
            <w:sz w:val="18"/>
            <w:szCs w:val="18"/>
          </w:rPr>
          <w:t>2</w:t>
        </w:r>
        <w:r w:rsidRPr="00DF7456">
          <w:rPr>
            <w:b/>
            <w:noProof/>
            <w:color w:val="3E8853" w:themeColor="accent5"/>
            <w:sz w:val="18"/>
            <w:szCs w:val="18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7E45DC" w14:textId="77777777" w:rsidR="00E82822" w:rsidRDefault="00E828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DADD0D" w14:textId="77777777" w:rsidR="00CC2218" w:rsidRDefault="00CC2218" w:rsidP="008D74FD">
      <w:pPr>
        <w:spacing w:after="0" w:line="240" w:lineRule="auto"/>
      </w:pPr>
      <w:r>
        <w:separator/>
      </w:r>
    </w:p>
  </w:footnote>
  <w:footnote w:type="continuationSeparator" w:id="0">
    <w:p w14:paraId="2D1C05E5" w14:textId="77777777" w:rsidR="00CC2218" w:rsidRDefault="00CC2218" w:rsidP="008D74FD">
      <w:pPr>
        <w:spacing w:after="0" w:line="240" w:lineRule="auto"/>
      </w:pPr>
      <w:r>
        <w:continuationSeparator/>
      </w:r>
    </w:p>
  </w:footnote>
  <w:footnote w:type="continuationNotice" w:id="1">
    <w:p w14:paraId="4F5246F3" w14:textId="77777777" w:rsidR="00CC2218" w:rsidRDefault="00CC221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917709" w14:textId="77777777" w:rsidR="00E82822" w:rsidRDefault="00E8282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5630C6" w14:textId="77777777" w:rsidR="008A12A5" w:rsidRDefault="008A12A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C434CD8" wp14:editId="6A53C047">
              <wp:simplePos x="0" y="0"/>
              <wp:positionH relativeFrom="column">
                <wp:posOffset>-914400</wp:posOffset>
              </wp:positionH>
              <wp:positionV relativeFrom="paragraph">
                <wp:posOffset>-365760</wp:posOffset>
              </wp:positionV>
              <wp:extent cx="10058400" cy="548640"/>
              <wp:effectExtent l="0" t="0" r="0" b="3810"/>
              <wp:wrapSquare wrapText="bothSides"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058400" cy="54864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AD35A96" id="Rectangle 24" o:spid="_x0000_s1026" style="position:absolute;margin-left:-1in;margin-top:-28.8pt;width:11in;height:43.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" fillcolor="#0070c0" stroked="f" strokeweight="1pt">
              <w10:wrap type="squar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83F05C" w14:textId="77777777" w:rsidR="00E82822" w:rsidRDefault="00E828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B134AE7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1874E2"/>
    <w:multiLevelType w:val="hybridMultilevel"/>
    <w:tmpl w:val="46129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C5FB1"/>
    <w:multiLevelType w:val="hybridMultilevel"/>
    <w:tmpl w:val="3E12B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F90090"/>
    <w:multiLevelType w:val="hybridMultilevel"/>
    <w:tmpl w:val="67FA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B41089"/>
    <w:multiLevelType w:val="hybridMultilevel"/>
    <w:tmpl w:val="86B43CA4"/>
    <w:lvl w:ilvl="0" w:tplc="C838BB92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hideSpellingErrors/>
  <w:hideGrammaticalErrors/>
  <w:defaultTabStop w:val="720"/>
  <w:characterSpacingControl w:val="doNotCompress"/>
  <w:hdrShapeDefaults>
    <o:shapedefaults v:ext="edit" spidmax="6145">
      <o:colormru v:ext="edit" colors="#ddd,#f3f3f3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1919"/>
    <w:rsid w:val="00006872"/>
    <w:rsid w:val="00032A28"/>
    <w:rsid w:val="00052254"/>
    <w:rsid w:val="0006320C"/>
    <w:rsid w:val="0006510F"/>
    <w:rsid w:val="00080A7E"/>
    <w:rsid w:val="00092EFF"/>
    <w:rsid w:val="000A4D20"/>
    <w:rsid w:val="000C4744"/>
    <w:rsid w:val="000F7CE1"/>
    <w:rsid w:val="00126B23"/>
    <w:rsid w:val="00130C5B"/>
    <w:rsid w:val="0013274D"/>
    <w:rsid w:val="00175255"/>
    <w:rsid w:val="001A0AD3"/>
    <w:rsid w:val="001A7D34"/>
    <w:rsid w:val="001C417C"/>
    <w:rsid w:val="001C5AAE"/>
    <w:rsid w:val="001F6A83"/>
    <w:rsid w:val="00202B46"/>
    <w:rsid w:val="00204376"/>
    <w:rsid w:val="00205413"/>
    <w:rsid w:val="002250E3"/>
    <w:rsid w:val="002465F9"/>
    <w:rsid w:val="00251C8B"/>
    <w:rsid w:val="002A553B"/>
    <w:rsid w:val="002B7CDA"/>
    <w:rsid w:val="002C0730"/>
    <w:rsid w:val="002D0D46"/>
    <w:rsid w:val="002E1919"/>
    <w:rsid w:val="002E3DB0"/>
    <w:rsid w:val="002F2885"/>
    <w:rsid w:val="0030426C"/>
    <w:rsid w:val="00316D8A"/>
    <w:rsid w:val="00360DFA"/>
    <w:rsid w:val="003640AD"/>
    <w:rsid w:val="00367D8B"/>
    <w:rsid w:val="00383643"/>
    <w:rsid w:val="0038617C"/>
    <w:rsid w:val="00392297"/>
    <w:rsid w:val="003B2712"/>
    <w:rsid w:val="003C3313"/>
    <w:rsid w:val="003C3353"/>
    <w:rsid w:val="003D1A9A"/>
    <w:rsid w:val="003D60CD"/>
    <w:rsid w:val="003E0B49"/>
    <w:rsid w:val="003F0F7C"/>
    <w:rsid w:val="0040471D"/>
    <w:rsid w:val="004104EC"/>
    <w:rsid w:val="00422D59"/>
    <w:rsid w:val="00477E74"/>
    <w:rsid w:val="0048265B"/>
    <w:rsid w:val="00482B5B"/>
    <w:rsid w:val="00484F4A"/>
    <w:rsid w:val="00495A01"/>
    <w:rsid w:val="00496179"/>
    <w:rsid w:val="004A2804"/>
    <w:rsid w:val="004B5E05"/>
    <w:rsid w:val="004C24C3"/>
    <w:rsid w:val="004F2157"/>
    <w:rsid w:val="00505310"/>
    <w:rsid w:val="00507701"/>
    <w:rsid w:val="00507D57"/>
    <w:rsid w:val="005276BC"/>
    <w:rsid w:val="0053796E"/>
    <w:rsid w:val="00566972"/>
    <w:rsid w:val="00572F58"/>
    <w:rsid w:val="00580364"/>
    <w:rsid w:val="005817C7"/>
    <w:rsid w:val="005A072A"/>
    <w:rsid w:val="005B05E4"/>
    <w:rsid w:val="006305DA"/>
    <w:rsid w:val="006309AB"/>
    <w:rsid w:val="006369AA"/>
    <w:rsid w:val="006457D5"/>
    <w:rsid w:val="00651977"/>
    <w:rsid w:val="00671C6B"/>
    <w:rsid w:val="00680F1E"/>
    <w:rsid w:val="006956B2"/>
    <w:rsid w:val="006977A4"/>
    <w:rsid w:val="006B02AE"/>
    <w:rsid w:val="006D322E"/>
    <w:rsid w:val="006E5037"/>
    <w:rsid w:val="006F1AB2"/>
    <w:rsid w:val="0071597F"/>
    <w:rsid w:val="00756AEE"/>
    <w:rsid w:val="007619AC"/>
    <w:rsid w:val="00765AF7"/>
    <w:rsid w:val="007A770E"/>
    <w:rsid w:val="007C5904"/>
    <w:rsid w:val="007F368B"/>
    <w:rsid w:val="00863DCF"/>
    <w:rsid w:val="00866A7B"/>
    <w:rsid w:val="00874CCE"/>
    <w:rsid w:val="008A12A5"/>
    <w:rsid w:val="008C68D0"/>
    <w:rsid w:val="008C6A1D"/>
    <w:rsid w:val="008D4706"/>
    <w:rsid w:val="008D74FD"/>
    <w:rsid w:val="00915056"/>
    <w:rsid w:val="009428FC"/>
    <w:rsid w:val="009479B3"/>
    <w:rsid w:val="00997E92"/>
    <w:rsid w:val="00A01F41"/>
    <w:rsid w:val="00A14B41"/>
    <w:rsid w:val="00A3336B"/>
    <w:rsid w:val="00A346EB"/>
    <w:rsid w:val="00A621EA"/>
    <w:rsid w:val="00A66FEB"/>
    <w:rsid w:val="00A84EAF"/>
    <w:rsid w:val="00AC2433"/>
    <w:rsid w:val="00B0743E"/>
    <w:rsid w:val="00B10BFC"/>
    <w:rsid w:val="00B11869"/>
    <w:rsid w:val="00B24723"/>
    <w:rsid w:val="00B30A4B"/>
    <w:rsid w:val="00B36524"/>
    <w:rsid w:val="00B438A4"/>
    <w:rsid w:val="00B46D66"/>
    <w:rsid w:val="00B54D74"/>
    <w:rsid w:val="00B649CC"/>
    <w:rsid w:val="00B81143"/>
    <w:rsid w:val="00B949FE"/>
    <w:rsid w:val="00BB70C6"/>
    <w:rsid w:val="00BF34FF"/>
    <w:rsid w:val="00BF6081"/>
    <w:rsid w:val="00C05924"/>
    <w:rsid w:val="00C07B21"/>
    <w:rsid w:val="00C21565"/>
    <w:rsid w:val="00C42208"/>
    <w:rsid w:val="00C51999"/>
    <w:rsid w:val="00C5405F"/>
    <w:rsid w:val="00C66147"/>
    <w:rsid w:val="00C86B98"/>
    <w:rsid w:val="00C951F4"/>
    <w:rsid w:val="00CB1E63"/>
    <w:rsid w:val="00CC2218"/>
    <w:rsid w:val="00CE35DA"/>
    <w:rsid w:val="00CE4779"/>
    <w:rsid w:val="00CE4902"/>
    <w:rsid w:val="00CF558E"/>
    <w:rsid w:val="00CF5C4D"/>
    <w:rsid w:val="00CF7DC6"/>
    <w:rsid w:val="00D000ED"/>
    <w:rsid w:val="00D14C7E"/>
    <w:rsid w:val="00D16BF2"/>
    <w:rsid w:val="00D533C2"/>
    <w:rsid w:val="00D620DB"/>
    <w:rsid w:val="00D81334"/>
    <w:rsid w:val="00D874DC"/>
    <w:rsid w:val="00DC4AAF"/>
    <w:rsid w:val="00DD43EF"/>
    <w:rsid w:val="00DF1EB0"/>
    <w:rsid w:val="00DF3C04"/>
    <w:rsid w:val="00DF7456"/>
    <w:rsid w:val="00E00CCA"/>
    <w:rsid w:val="00E03263"/>
    <w:rsid w:val="00E15EA0"/>
    <w:rsid w:val="00E434B5"/>
    <w:rsid w:val="00E61C02"/>
    <w:rsid w:val="00E80378"/>
    <w:rsid w:val="00E82822"/>
    <w:rsid w:val="00E90338"/>
    <w:rsid w:val="00EC47E6"/>
    <w:rsid w:val="00EF36A1"/>
    <w:rsid w:val="00F23CCD"/>
    <w:rsid w:val="00F5173E"/>
    <w:rsid w:val="00F53797"/>
    <w:rsid w:val="00F64AD4"/>
    <w:rsid w:val="00F71EF8"/>
    <w:rsid w:val="00F86F15"/>
    <w:rsid w:val="00FA41CD"/>
    <w:rsid w:val="00FB29C4"/>
    <w:rsid w:val="00FD0655"/>
    <w:rsid w:val="00FF4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>
      <o:colormru v:ext="edit" colors="#ddd,#f3f3f3"/>
    </o:shapedefaults>
    <o:shapelayout v:ext="edit">
      <o:idmap v:ext="edit" data="1"/>
    </o:shapelayout>
  </w:shapeDefaults>
  <w:decimalSymbol w:val="."/>
  <w:listSeparator w:val=","/>
  <w14:docId w14:val="006D442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77A4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683C6" w:themeColor="accent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77A4"/>
    <w:pPr>
      <w:keepNext/>
      <w:keepLines/>
      <w:spacing w:before="200" w:after="120"/>
      <w:outlineLvl w:val="1"/>
    </w:pPr>
    <w:rPr>
      <w:rFonts w:asciiTheme="majorHAnsi" w:eastAsiaTheme="majorEastAsia" w:hAnsiTheme="majorHAnsi" w:cstheme="majorBidi"/>
      <w:color w:val="74B5E4" w:themeColor="accent2" w:themeTint="99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7456"/>
    <w:pPr>
      <w:keepNext/>
      <w:keepLines/>
      <w:spacing w:before="120" w:after="60"/>
      <w:outlineLvl w:val="2"/>
    </w:pPr>
    <w:rPr>
      <w:rFonts w:asciiTheme="majorHAnsi" w:eastAsiaTheme="majorEastAsia" w:hAnsiTheme="majorHAnsi" w:cstheme="majorBidi"/>
      <w:color w:val="27CED7" w:themeColor="accent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51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951F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481A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77A4"/>
    <w:rPr>
      <w:rFonts w:asciiTheme="majorHAnsi" w:eastAsiaTheme="majorEastAsia" w:hAnsiTheme="majorHAnsi" w:cstheme="majorBidi"/>
      <w:color w:val="2683C6" w:themeColor="accent2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F86F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3E8853" w:themeColor="accent5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6F15"/>
    <w:rPr>
      <w:rFonts w:asciiTheme="majorHAnsi" w:eastAsiaTheme="majorEastAsia" w:hAnsiTheme="majorHAnsi" w:cstheme="majorBidi"/>
      <w:color w:val="3E8853" w:themeColor="accent5"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191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E1919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3C3313"/>
    <w:pPr>
      <w:numPr>
        <w:numId w:val="4"/>
      </w:numPr>
      <w:spacing w:after="80"/>
    </w:pPr>
  </w:style>
  <w:style w:type="table" w:styleId="TableGrid">
    <w:name w:val="Table Grid"/>
    <w:basedOn w:val="TableNormal"/>
    <w:uiPriority w:val="39"/>
    <w:rsid w:val="003C33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3C3353"/>
    <w:pPr>
      <w:spacing w:after="0" w:line="240" w:lineRule="auto"/>
    </w:pPr>
    <w:tblPr>
      <w:tblStyleRowBandSize w:val="1"/>
      <w:tblStyleColBandSize w:val="1"/>
      <w:tblBorders>
        <w:top w:val="single" w:sz="4" w:space="0" w:color="A9D7B6" w:themeColor="accent5" w:themeTint="66"/>
        <w:left w:val="single" w:sz="4" w:space="0" w:color="A9D7B6" w:themeColor="accent5" w:themeTint="66"/>
        <w:bottom w:val="single" w:sz="4" w:space="0" w:color="A9D7B6" w:themeColor="accent5" w:themeTint="66"/>
        <w:right w:val="single" w:sz="4" w:space="0" w:color="A9D7B6" w:themeColor="accent5" w:themeTint="66"/>
        <w:insideH w:val="single" w:sz="4" w:space="0" w:color="A9D7B6" w:themeColor="accent5" w:themeTint="66"/>
        <w:insideV w:val="single" w:sz="4" w:space="0" w:color="A9D7B6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7EC49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C49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5">
    <w:name w:val="Grid Table 2 Accent 5"/>
    <w:basedOn w:val="TableNormal"/>
    <w:uiPriority w:val="47"/>
    <w:rsid w:val="003C3353"/>
    <w:pPr>
      <w:spacing w:after="0" w:line="240" w:lineRule="auto"/>
    </w:pPr>
    <w:tblPr>
      <w:tblStyleRowBandSize w:val="1"/>
      <w:tblStyleColBandSize w:val="1"/>
      <w:tblBorders>
        <w:top w:val="single" w:sz="2" w:space="0" w:color="7EC492" w:themeColor="accent5" w:themeTint="99"/>
        <w:bottom w:val="single" w:sz="2" w:space="0" w:color="7EC492" w:themeColor="accent5" w:themeTint="99"/>
        <w:insideH w:val="single" w:sz="2" w:space="0" w:color="7EC492" w:themeColor="accent5" w:themeTint="99"/>
        <w:insideV w:val="single" w:sz="2" w:space="0" w:color="7EC492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EC492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EC492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495A0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51977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495A01"/>
    <w:rPr>
      <w:color w:val="6EAC1C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977A4"/>
    <w:rPr>
      <w:rFonts w:asciiTheme="majorHAnsi" w:eastAsiaTheme="majorEastAsia" w:hAnsiTheme="majorHAnsi" w:cstheme="majorBidi"/>
      <w:color w:val="74B5E4" w:themeColor="accent2" w:themeTint="99"/>
      <w:sz w:val="40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495A01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DF7456"/>
    <w:rPr>
      <w:rFonts w:asciiTheme="majorHAnsi" w:eastAsiaTheme="majorEastAsia" w:hAnsiTheme="majorHAnsi" w:cstheme="majorBidi"/>
      <w:color w:val="27CED7" w:themeColor="accent3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392297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C951F4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951F4"/>
    <w:rPr>
      <w:rFonts w:asciiTheme="majorHAnsi" w:eastAsiaTheme="majorEastAsia" w:hAnsiTheme="majorHAnsi" w:cstheme="majorBidi"/>
      <w:color w:val="1481AB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8D7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74FD"/>
  </w:style>
  <w:style w:type="paragraph" w:styleId="Footer">
    <w:name w:val="footer"/>
    <w:basedOn w:val="Normal"/>
    <w:link w:val="FooterChar"/>
    <w:uiPriority w:val="99"/>
    <w:unhideWhenUsed/>
    <w:rsid w:val="008D7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74FD"/>
  </w:style>
  <w:style w:type="character" w:styleId="CommentReference">
    <w:name w:val="annotation reference"/>
    <w:basedOn w:val="DefaultParagraphFont"/>
    <w:uiPriority w:val="99"/>
    <w:semiHidden/>
    <w:unhideWhenUsed/>
    <w:rsid w:val="008D74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D74F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D74F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74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74F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74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74FD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305D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TOCHead">
    <w:name w:val="TOC Head"/>
    <w:basedOn w:val="TOCHeading"/>
    <w:link w:val="TOCHeadChar"/>
    <w:qFormat/>
    <w:rsid w:val="00DF7456"/>
  </w:style>
  <w:style w:type="character" w:customStyle="1" w:styleId="TOCHeadingChar">
    <w:name w:val="TOC Heading Char"/>
    <w:basedOn w:val="Heading1Char"/>
    <w:link w:val="TOCHeading"/>
    <w:uiPriority w:val="39"/>
    <w:rsid w:val="00DF7456"/>
    <w:rPr>
      <w:rFonts w:asciiTheme="majorHAnsi" w:eastAsiaTheme="majorEastAsia" w:hAnsiTheme="majorHAnsi" w:cstheme="majorBidi"/>
      <w:color w:val="3E8853" w:themeColor="accent5"/>
      <w:sz w:val="52"/>
      <w:szCs w:val="52"/>
    </w:rPr>
  </w:style>
  <w:style w:type="character" w:customStyle="1" w:styleId="TOCHeadChar">
    <w:name w:val="TOC Head Char"/>
    <w:basedOn w:val="TOCHeadingChar"/>
    <w:link w:val="TOCHead"/>
    <w:rsid w:val="00DF7456"/>
    <w:rPr>
      <w:rFonts w:asciiTheme="majorHAnsi" w:eastAsiaTheme="majorEastAsia" w:hAnsiTheme="majorHAnsi" w:cstheme="majorBidi"/>
      <w:color w:val="3E8853" w:themeColor="accent5"/>
      <w:sz w:val="52"/>
      <w:szCs w:val="52"/>
    </w:rPr>
  </w:style>
  <w:style w:type="paragraph" w:styleId="Revision">
    <w:name w:val="Revision"/>
    <w:hidden/>
    <w:uiPriority w:val="99"/>
    <w:semiHidden/>
    <w:rsid w:val="00B46D66"/>
    <w:pPr>
      <w:spacing w:after="0" w:line="240" w:lineRule="auto"/>
    </w:pPr>
  </w:style>
  <w:style w:type="paragraph" w:customStyle="1" w:styleId="Figures">
    <w:name w:val="Figures"/>
    <w:basedOn w:val="Normal"/>
    <w:link w:val="FiguresChar"/>
    <w:qFormat/>
    <w:rsid w:val="006977A4"/>
    <w:rPr>
      <w:color w:val="2683C6" w:themeColor="accent2"/>
      <w:sz w:val="18"/>
      <w:szCs w:val="18"/>
    </w:rPr>
  </w:style>
  <w:style w:type="character" w:customStyle="1" w:styleId="FiguresChar">
    <w:name w:val="Figures Char"/>
    <w:basedOn w:val="DefaultParagraphFont"/>
    <w:link w:val="Figures"/>
    <w:rsid w:val="006977A4"/>
    <w:rPr>
      <w:color w:val="2683C6" w:themeColor="accent2"/>
      <w:sz w:val="18"/>
      <w:szCs w:val="18"/>
    </w:rPr>
  </w:style>
  <w:style w:type="paragraph" w:styleId="NoSpacing">
    <w:name w:val="No Spacing"/>
    <w:link w:val="NoSpacingChar"/>
    <w:uiPriority w:val="1"/>
    <w:qFormat/>
    <w:rsid w:val="00B949F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949FE"/>
    <w:rPr>
      <w:rFonts w:eastAsiaTheme="minorEastAsia"/>
    </w:rPr>
  </w:style>
  <w:style w:type="character" w:styleId="FollowedHyperlink">
    <w:name w:val="FollowedHyperlink"/>
    <w:basedOn w:val="DefaultParagraphFont"/>
    <w:uiPriority w:val="99"/>
    <w:semiHidden/>
    <w:unhideWhenUsed/>
    <w:rsid w:val="001A0AD3"/>
    <w:rPr>
      <w:color w:val="B26B02" w:themeColor="followedHyperlink"/>
      <w:u w:val="single"/>
    </w:rPr>
  </w:style>
  <w:style w:type="table" w:styleId="GridTable4-Accent2">
    <w:name w:val="Grid Table 4 Accent 2"/>
    <w:basedOn w:val="TableNormal"/>
    <w:uiPriority w:val="49"/>
    <w:rsid w:val="00EF36A1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1/relationships/commentsExtended" Target="commentsExtended.xml"/><Relationship Id="rId18" Type="http://schemas.openxmlformats.org/officeDocument/2006/relationships/footer" Target="footer2.xm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7" Type="http://schemas.openxmlformats.org/officeDocument/2006/relationships/settings" Target="settings.xml"/><Relationship Id="rId12" Type="http://schemas.openxmlformats.org/officeDocument/2006/relationships/comments" Target="comments.xml"/><Relationship Id="rId17" Type="http://schemas.openxmlformats.org/officeDocument/2006/relationships/footer" Target="footer1.xml"/><Relationship Id="rId25" Type="http://schemas.openxmlformats.org/officeDocument/2006/relationships/hyperlink" Target="mailto:katiej@contoso.com" TargetMode="Externa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5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image" Target="media/image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56B8B2ADC4614E86280EE1A9A01D7B" ma:contentTypeVersion="16" ma:contentTypeDescription="Create a new document." ma:contentTypeScope="" ma:versionID="a2e56c5ce68514d49574463c9dc04b72">
  <xsd:schema xmlns:xsd="http://www.w3.org/2001/XMLSchema" xmlns:xs="http://www.w3.org/2001/XMLSchema" xmlns:p="http://schemas.microsoft.com/office/2006/metadata/properties" xmlns:ns1="http://schemas.microsoft.com/sharepoint/v3" xmlns:ns2="0e0c701e-172f-4adc-991b-db694c783e04" xmlns:ns3="e28d0704-dc16-44b8-b192-1d341d54e18d" targetNamespace="http://schemas.microsoft.com/office/2006/metadata/properties" ma:root="true" ma:fieldsID="72cc214cf356e1f149b2eea6d1ed6785" ns1:_="" ns2:_="" ns3:_="">
    <xsd:import namespace="http://schemas.microsoft.com/sharepoint/v3"/>
    <xsd:import namespace="0e0c701e-172f-4adc-991b-db694c783e04"/>
    <xsd:import namespace="e28d0704-dc16-44b8-b192-1d341d54e18d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1:_ip_UnifiedCompliancePolicyProperties" minOccurs="0"/>
                <xsd:element ref="ns2:MediaServiceAutoTags" minOccurs="0"/>
                <xsd:element ref="ns2:MediaServiceKeyPoints" minOccurs="0"/>
                <xsd:element ref="ns1:_ip_UnifiedCompliancePolicyUIAction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7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0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0c701e-172f-4adc-991b-db694c783e04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164d84f9-1c61-4f32-8408-7d0b48a9341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description="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KeyPoints" ma:index="19" nillable="true" ma:displayName="KeyPoints" ma:description="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8d0704-dc16-44b8-b192-1d341d54e18d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f577e7f9-8270-47ce-bde4-ca230467e73a}" ma:internalName="TaxCatchAll" ma:showField="CatchAllData" ma:web="e28d0704-dc16-44b8-b192-1d341d54e18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28d0704-dc16-44b8-b192-1d341d54e18d" xsi:nil="true"/>
    <_ip_UnifiedCompliancePolicyUIAction xmlns="http://schemas.microsoft.com/sharepoint/v3" xsi:nil="true"/>
    <_ip_UnifiedCompliancePolicyProperties xmlns="http://schemas.microsoft.com/sharepoint/v3" xsi:nil="true"/>
    <lcf76f155ced4ddcb4097134ff3c332f xmlns="0e0c701e-172f-4adc-991b-db694c783e04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388574-28D1-4A36-8FEE-27320A913321}"/>
</file>

<file path=customXml/itemProps2.xml><?xml version="1.0" encoding="utf-8"?>
<ds:datastoreItem xmlns:ds="http://schemas.openxmlformats.org/officeDocument/2006/customXml" ds:itemID="{96388477-EA5F-4EF9-A569-301921C21F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320BDE9-2E53-4351-9363-4D7BECA0780D}">
  <ds:schemaRefs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CD5D06E6-39F6-443F-8553-F06C4334C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1105</Words>
  <Characters>6305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2017-10-05T06:01:00Z</dcterms:created>
  <dcterms:modified xsi:type="dcterms:W3CDTF">2017-10-05T06:01:00Z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0x0101001D56B8B2ADC4614E86280EE1A9A01D7B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Ref">
    <vt:lpwstr>https://api.informationprotection.azure.com/api/72f988bf-86f1-41af-91ab-2d7cd011db47</vt:lpwstr>
  </property>
  <property fmtid="{D5CDD505-2E9C-101B-9397-08002B2CF9AE}" pid="6" name="MSIP_Label_f42aa342-8706-4288-bd11-ebb85995028c_Owner">
    <vt:lpwstr>v-brepol@microsoft.com</vt:lpwstr>
  </property>
  <property fmtid="{D5CDD505-2E9C-101B-9397-08002B2CF9AE}" pid="7" name="MSIP_Label_f42aa342-8706-4288-bd11-ebb85995028c_SetDate">
    <vt:lpwstr>2017-09-29T12:34:47.1896198-07:00</vt:lpwstr>
  </property>
  <property fmtid="{D5CDD505-2E9C-101B-9397-08002B2CF9AE}" pid="8" name="MSIP_Label_f42aa342-8706-4288-bd11-ebb85995028c_Name">
    <vt:lpwstr>General</vt:lpwstr>
  </property>
  <property fmtid="{D5CDD505-2E9C-101B-9397-08002B2CF9AE}" pid="9" name="MSIP_Label_f42aa342-8706-4288-bd11-ebb85995028c_Application">
    <vt:lpwstr>Microsoft Azure Information Protection</vt:lpwstr>
  </property>
  <property fmtid="{D5CDD505-2E9C-101B-9397-08002B2CF9AE}" pid="10" name="MSIP_Label_f42aa342-8706-4288-bd11-ebb85995028c_Extended_MSFT_Method">
    <vt:lpwstr>Automatic</vt:lpwstr>
  </property>
  <property fmtid="{D5CDD505-2E9C-101B-9397-08002B2CF9AE}" pid="11" name="Sensitivity">
    <vt:lpwstr>General</vt:lpwstr>
  </property>
</Properties>
</file>